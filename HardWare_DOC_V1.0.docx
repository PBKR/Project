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75BF" w:rsidRPr="00FF2A45" w:rsidRDefault="00442603">
      <w:pPr>
        <w:rPr>
          <w:rFonts w:ascii="Calibri" w:hAnsi="Calibri" w:cs="Calibri"/>
          <w:sz w:val="24"/>
          <w:szCs w:val="24"/>
        </w:rPr>
      </w:pPr>
      <w:r w:rsidRPr="00FF2A45">
        <w:rPr>
          <w:rFonts w:ascii="Calibri" w:hAnsi="Calibri" w:cs="Calibri"/>
          <w:sz w:val="24"/>
          <w:szCs w:val="24"/>
        </w:rPr>
        <w:t>Contents</w:t>
      </w:r>
      <w:r w:rsidR="00D477DD" w:rsidRPr="00FF2A45">
        <w:rPr>
          <w:rFonts w:ascii="Calibri" w:hAnsi="Calibri" w:cs="Calibri"/>
          <w:sz w:val="24"/>
          <w:szCs w:val="24"/>
        </w:rPr>
        <w:t>:</w:t>
      </w:r>
    </w:p>
    <w:p w:rsidR="00D477DD" w:rsidRPr="00FF2A45" w:rsidRDefault="00D477DD">
      <w:pPr>
        <w:rPr>
          <w:rFonts w:ascii="Calibri" w:hAnsi="Calibri" w:cs="Calibri"/>
          <w:sz w:val="24"/>
          <w:szCs w:val="24"/>
        </w:rPr>
      </w:pPr>
      <w:r w:rsidRPr="00FF2A45">
        <w:rPr>
          <w:rFonts w:ascii="Calibri" w:hAnsi="Calibri" w:cs="Calibri"/>
          <w:sz w:val="24"/>
          <w:szCs w:val="24"/>
        </w:rPr>
        <w:t xml:space="preserve">What is </w:t>
      </w:r>
      <w:r w:rsidR="00DA2C17" w:rsidRPr="00FF2A45">
        <w:rPr>
          <w:rFonts w:ascii="Calibri" w:hAnsi="Calibri" w:cs="Calibri"/>
          <w:sz w:val="24"/>
          <w:szCs w:val="24"/>
        </w:rPr>
        <w:t>Computer?</w:t>
      </w:r>
    </w:p>
    <w:p w:rsidR="00D477DD" w:rsidRPr="00FF2A45" w:rsidRDefault="00D477DD">
      <w:pPr>
        <w:rPr>
          <w:rFonts w:ascii="Calibri" w:hAnsi="Calibri" w:cs="Calibri"/>
          <w:sz w:val="24"/>
          <w:szCs w:val="24"/>
        </w:rPr>
      </w:pPr>
      <w:r w:rsidRPr="00FF2A45">
        <w:rPr>
          <w:rFonts w:ascii="Calibri" w:hAnsi="Calibri" w:cs="Calibri"/>
          <w:sz w:val="24"/>
          <w:szCs w:val="24"/>
        </w:rPr>
        <w:t>What is Hardware &amp;</w:t>
      </w:r>
      <w:r w:rsidR="00DA2C17" w:rsidRPr="00FF2A45">
        <w:rPr>
          <w:rFonts w:ascii="Calibri" w:hAnsi="Calibri" w:cs="Calibri"/>
          <w:sz w:val="24"/>
          <w:szCs w:val="24"/>
        </w:rPr>
        <w:t>Software?</w:t>
      </w:r>
    </w:p>
    <w:p w:rsidR="00D477DD" w:rsidRPr="00FF2A45" w:rsidRDefault="00D477DD">
      <w:pPr>
        <w:rPr>
          <w:rFonts w:ascii="Calibri" w:hAnsi="Calibri" w:cs="Calibri"/>
          <w:sz w:val="24"/>
          <w:szCs w:val="24"/>
        </w:rPr>
      </w:pPr>
      <w:r w:rsidRPr="00FF2A45">
        <w:rPr>
          <w:rFonts w:ascii="Calibri" w:hAnsi="Calibri" w:cs="Calibri"/>
          <w:sz w:val="24"/>
          <w:szCs w:val="24"/>
        </w:rPr>
        <w:t xml:space="preserve">System Architecture and Functionality </w:t>
      </w:r>
    </w:p>
    <w:p w:rsidR="00D477DD" w:rsidRPr="00FF2A45" w:rsidRDefault="00D477DD">
      <w:pPr>
        <w:rPr>
          <w:rFonts w:ascii="Calibri" w:hAnsi="Calibri" w:cs="Calibri"/>
          <w:sz w:val="24"/>
          <w:szCs w:val="24"/>
        </w:rPr>
      </w:pPr>
      <w:r w:rsidRPr="00FF2A45">
        <w:rPr>
          <w:rFonts w:ascii="Calibri" w:hAnsi="Calibri" w:cs="Calibri"/>
          <w:sz w:val="24"/>
          <w:szCs w:val="24"/>
        </w:rPr>
        <w:t xml:space="preserve">System Input Devices </w:t>
      </w:r>
    </w:p>
    <w:p w:rsidR="00D477DD" w:rsidRPr="00FF2A45" w:rsidRDefault="00D477DD">
      <w:pPr>
        <w:rPr>
          <w:rFonts w:ascii="Calibri" w:hAnsi="Calibri" w:cs="Calibri"/>
          <w:sz w:val="24"/>
          <w:szCs w:val="24"/>
        </w:rPr>
      </w:pPr>
      <w:r w:rsidRPr="00FF2A45">
        <w:rPr>
          <w:rFonts w:ascii="Calibri" w:hAnsi="Calibri" w:cs="Calibri"/>
          <w:sz w:val="24"/>
          <w:szCs w:val="24"/>
        </w:rPr>
        <w:t xml:space="preserve">System Output Devices </w:t>
      </w:r>
    </w:p>
    <w:p w:rsidR="00D477DD" w:rsidRPr="00FF2A45" w:rsidRDefault="00D477DD">
      <w:pPr>
        <w:rPr>
          <w:rFonts w:ascii="Calibri" w:hAnsi="Calibri" w:cs="Calibri"/>
          <w:sz w:val="24"/>
          <w:szCs w:val="24"/>
        </w:rPr>
      </w:pPr>
      <w:r w:rsidRPr="00FF2A45">
        <w:rPr>
          <w:rFonts w:ascii="Calibri" w:hAnsi="Calibri" w:cs="Calibri"/>
          <w:sz w:val="24"/>
          <w:szCs w:val="24"/>
        </w:rPr>
        <w:t xml:space="preserve">System Unit Devices </w:t>
      </w:r>
    </w:p>
    <w:p w:rsidR="00D477DD" w:rsidRPr="00FF2A45" w:rsidRDefault="00D477DD">
      <w:pPr>
        <w:rPr>
          <w:rFonts w:ascii="Calibri" w:hAnsi="Calibri" w:cs="Calibri"/>
          <w:sz w:val="24"/>
          <w:szCs w:val="24"/>
        </w:rPr>
      </w:pPr>
      <w:r w:rsidRPr="00FF2A45">
        <w:rPr>
          <w:rFonts w:ascii="Calibri" w:hAnsi="Calibri" w:cs="Calibri"/>
          <w:sz w:val="24"/>
          <w:szCs w:val="24"/>
        </w:rPr>
        <w:t>System IO Bus</w:t>
      </w:r>
    </w:p>
    <w:p w:rsidR="00D477DD" w:rsidRPr="00FF2A45" w:rsidRDefault="00D477DD">
      <w:pPr>
        <w:rPr>
          <w:rFonts w:ascii="Calibri" w:hAnsi="Calibri" w:cs="Calibri"/>
          <w:sz w:val="24"/>
          <w:szCs w:val="24"/>
        </w:rPr>
      </w:pPr>
      <w:r w:rsidRPr="00FF2A45">
        <w:rPr>
          <w:rFonts w:ascii="Calibri" w:hAnsi="Calibri" w:cs="Calibri"/>
          <w:sz w:val="24"/>
          <w:szCs w:val="24"/>
        </w:rPr>
        <w:t>System IO ports</w:t>
      </w:r>
    </w:p>
    <w:p w:rsidR="00D477DD" w:rsidRPr="00FF2A45" w:rsidRDefault="00D477DD">
      <w:pPr>
        <w:rPr>
          <w:rFonts w:ascii="Calibri" w:hAnsi="Calibri" w:cs="Calibri"/>
          <w:sz w:val="24"/>
          <w:szCs w:val="24"/>
        </w:rPr>
      </w:pPr>
      <w:r w:rsidRPr="00FF2A45">
        <w:rPr>
          <w:rFonts w:ascii="Calibri" w:hAnsi="Calibri" w:cs="Calibri"/>
          <w:sz w:val="24"/>
          <w:szCs w:val="24"/>
        </w:rPr>
        <w:t>System Bios</w:t>
      </w:r>
    </w:p>
    <w:p w:rsidR="00D477DD" w:rsidRPr="00FF2A45" w:rsidRDefault="00D477DD">
      <w:pPr>
        <w:rPr>
          <w:rFonts w:ascii="Calibri" w:hAnsi="Calibri" w:cs="Calibri"/>
          <w:sz w:val="24"/>
          <w:szCs w:val="24"/>
        </w:rPr>
      </w:pPr>
      <w:r w:rsidRPr="00FF2A45">
        <w:rPr>
          <w:rFonts w:ascii="Calibri" w:hAnsi="Calibri" w:cs="Calibri"/>
          <w:sz w:val="24"/>
          <w:szCs w:val="24"/>
        </w:rPr>
        <w:t>Commands for hardware information in Windows</w:t>
      </w:r>
    </w:p>
    <w:p w:rsidR="00D477DD" w:rsidRPr="00FF2A45" w:rsidRDefault="00D477DD">
      <w:pPr>
        <w:rPr>
          <w:rFonts w:ascii="Calibri" w:hAnsi="Calibri" w:cs="Calibri"/>
          <w:sz w:val="24"/>
          <w:szCs w:val="24"/>
        </w:rPr>
      </w:pPr>
      <w:r w:rsidRPr="00FF2A45">
        <w:rPr>
          <w:rFonts w:ascii="Calibri" w:hAnsi="Calibri" w:cs="Calibri"/>
          <w:sz w:val="24"/>
          <w:szCs w:val="24"/>
        </w:rPr>
        <w:t>Commands for hardware information in Linux / Linux Desktop</w:t>
      </w:r>
    </w:p>
    <w:p w:rsidR="00D477DD" w:rsidRPr="00FF2A45" w:rsidRDefault="00D477DD">
      <w:pPr>
        <w:pBdr>
          <w:bottom w:val="double" w:sz="6" w:space="1" w:color="auto"/>
        </w:pBdr>
        <w:rPr>
          <w:rFonts w:ascii="Calibri" w:hAnsi="Calibri" w:cs="Calibri"/>
          <w:sz w:val="24"/>
          <w:szCs w:val="24"/>
        </w:rPr>
      </w:pPr>
    </w:p>
    <w:p w:rsidR="00D477DD" w:rsidRPr="00FF2A45" w:rsidRDefault="00D477DD">
      <w:pPr>
        <w:rPr>
          <w:rFonts w:ascii="Calibri" w:hAnsi="Calibri" w:cs="Calibri"/>
          <w:sz w:val="24"/>
          <w:szCs w:val="24"/>
        </w:rPr>
      </w:pPr>
    </w:p>
    <w:p w:rsidR="00DA2C17" w:rsidRPr="00FF2A45" w:rsidRDefault="00DA2C17" w:rsidP="00DA2C17">
      <w:pPr>
        <w:spacing w:after="200" w:line="360" w:lineRule="auto"/>
        <w:contextualSpacing/>
        <w:jc w:val="both"/>
        <w:rPr>
          <w:rFonts w:ascii="Calibri" w:eastAsia="Calibri" w:hAnsi="Calibri" w:cs="Calibri"/>
          <w:b/>
          <w:sz w:val="24"/>
          <w:szCs w:val="24"/>
        </w:rPr>
      </w:pPr>
      <w:r w:rsidRPr="00FF2A45">
        <w:rPr>
          <w:rFonts w:ascii="Calibri" w:eastAsia="Calibri" w:hAnsi="Calibri" w:cs="Calibri"/>
          <w:b/>
          <w:sz w:val="24"/>
          <w:szCs w:val="24"/>
        </w:rPr>
        <w:t>What is Computer?</w:t>
      </w:r>
    </w:p>
    <w:p w:rsidR="00DA2C17" w:rsidRPr="00FF2A45" w:rsidRDefault="00DA2C17" w:rsidP="00DA2C17">
      <w:pPr>
        <w:spacing w:after="200" w:line="360" w:lineRule="auto"/>
        <w:jc w:val="both"/>
        <w:rPr>
          <w:rFonts w:ascii="Calibri" w:eastAsia="Calibri" w:hAnsi="Calibri" w:cs="Calibri"/>
          <w:sz w:val="24"/>
          <w:szCs w:val="24"/>
          <w:lang w:val="en-IN" w:eastAsia="en-IN"/>
        </w:rPr>
      </w:pPr>
      <w:r w:rsidRPr="00FF2A45">
        <w:rPr>
          <w:rFonts w:ascii="Calibri" w:eastAsia="Calibri" w:hAnsi="Calibri" w:cs="Calibri"/>
          <w:sz w:val="24"/>
          <w:szCs w:val="24"/>
          <w:lang w:val="en-IN" w:eastAsia="en-IN"/>
        </w:rPr>
        <w:t xml:space="preserve">A </w:t>
      </w:r>
      <w:r w:rsidRPr="00FF2A45">
        <w:rPr>
          <w:rFonts w:ascii="Calibri" w:eastAsia="Calibri" w:hAnsi="Calibri" w:cs="Calibri"/>
          <w:b/>
          <w:bCs/>
          <w:sz w:val="24"/>
          <w:szCs w:val="24"/>
          <w:lang w:val="en-IN" w:eastAsia="en-IN"/>
        </w:rPr>
        <w:t>computer</w:t>
      </w:r>
      <w:r w:rsidRPr="00FF2A45">
        <w:rPr>
          <w:rFonts w:ascii="Calibri" w:eastAsia="Calibri" w:hAnsi="Calibri" w:cs="Calibri"/>
          <w:sz w:val="24"/>
          <w:szCs w:val="24"/>
          <w:lang w:val="en-IN" w:eastAsia="en-IN"/>
        </w:rPr>
        <w:t xml:space="preserve"> is an electronic device that manipulates information, or data. It has the ability to</w:t>
      </w:r>
      <w:r w:rsidRPr="00FF2A45">
        <w:rPr>
          <w:rFonts w:ascii="Calibri" w:eastAsia="Calibri" w:hAnsi="Calibri" w:cs="Calibri"/>
          <w:b/>
          <w:bCs/>
          <w:sz w:val="24"/>
          <w:szCs w:val="24"/>
          <w:lang w:val="en-IN" w:eastAsia="en-IN"/>
        </w:rPr>
        <w:t>store</w:t>
      </w:r>
      <w:r w:rsidRPr="00FF2A45">
        <w:rPr>
          <w:rFonts w:ascii="Calibri" w:eastAsia="Calibri" w:hAnsi="Calibri" w:cs="Calibri"/>
          <w:b/>
          <w:sz w:val="24"/>
          <w:szCs w:val="24"/>
          <w:lang w:val="en-IN" w:eastAsia="en-IN"/>
        </w:rPr>
        <w:t xml:space="preserve">, </w:t>
      </w:r>
      <w:r w:rsidRPr="00FF2A45">
        <w:rPr>
          <w:rFonts w:ascii="Calibri" w:hAnsi="Calibri" w:cs="Calibri"/>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263525</wp:posOffset>
            </wp:positionV>
            <wp:extent cx="1485900" cy="1110615"/>
            <wp:effectExtent l="0" t="0" r="0" b="0"/>
            <wp:wrapSquare wrapText="bothSides"/>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5900" cy="1110615"/>
                    </a:xfrm>
                    <a:prstGeom prst="rect">
                      <a:avLst/>
                    </a:prstGeom>
                    <a:noFill/>
                    <a:ln>
                      <a:noFill/>
                    </a:ln>
                  </pic:spPr>
                </pic:pic>
              </a:graphicData>
            </a:graphic>
          </wp:anchor>
        </w:drawing>
      </w:r>
      <w:r w:rsidRPr="00FF2A45">
        <w:rPr>
          <w:rFonts w:ascii="Calibri" w:eastAsia="Calibri" w:hAnsi="Calibri" w:cs="Calibri"/>
          <w:b/>
          <w:bCs/>
          <w:sz w:val="24"/>
          <w:szCs w:val="24"/>
          <w:lang w:val="en-IN" w:eastAsia="en-IN"/>
        </w:rPr>
        <w:t>retrieve</w:t>
      </w:r>
      <w:r w:rsidRPr="00FF2A45">
        <w:rPr>
          <w:rFonts w:ascii="Calibri" w:eastAsia="Calibri" w:hAnsi="Calibri" w:cs="Calibri"/>
          <w:b/>
          <w:sz w:val="24"/>
          <w:szCs w:val="24"/>
          <w:lang w:val="en-IN" w:eastAsia="en-IN"/>
        </w:rPr>
        <w:t>,</w:t>
      </w:r>
      <w:r w:rsidRPr="00FF2A45">
        <w:rPr>
          <w:rFonts w:ascii="Calibri" w:eastAsia="Calibri" w:hAnsi="Calibri" w:cs="Calibri"/>
          <w:sz w:val="24"/>
          <w:szCs w:val="24"/>
          <w:lang w:val="en-IN" w:eastAsia="en-IN"/>
        </w:rPr>
        <w:t xml:space="preserve"> and </w:t>
      </w:r>
      <w:r w:rsidRPr="00FF2A45">
        <w:rPr>
          <w:rFonts w:ascii="Calibri" w:eastAsia="Calibri" w:hAnsi="Calibri" w:cs="Calibri"/>
          <w:b/>
          <w:bCs/>
          <w:sz w:val="24"/>
          <w:szCs w:val="24"/>
          <w:lang w:val="en-IN" w:eastAsia="en-IN"/>
        </w:rPr>
        <w:t>process</w:t>
      </w:r>
      <w:r w:rsidRPr="00FF2A45">
        <w:rPr>
          <w:rFonts w:ascii="Calibri" w:eastAsia="Calibri" w:hAnsi="Calibri" w:cs="Calibri"/>
          <w:sz w:val="24"/>
          <w:szCs w:val="24"/>
          <w:lang w:val="en-IN" w:eastAsia="en-IN"/>
        </w:rPr>
        <w:t xml:space="preserve"> data. You can use a computer to type documents,send email, and browse the Web. You can also use it to handle spreadsheets, accounting, database management, presentations, games, and more.</w:t>
      </w:r>
    </w:p>
    <w:p w:rsidR="00DA2C17" w:rsidRPr="00FF2A45" w:rsidRDefault="00DA2C17" w:rsidP="00DA2C17">
      <w:pPr>
        <w:spacing w:after="200" w:line="360" w:lineRule="auto"/>
        <w:jc w:val="both"/>
        <w:rPr>
          <w:rFonts w:ascii="Calibri" w:eastAsia="Calibri" w:hAnsi="Calibri" w:cs="Calibri"/>
          <w:sz w:val="24"/>
          <w:szCs w:val="24"/>
          <w:lang w:val="en-IN" w:eastAsia="en-IN"/>
        </w:rPr>
      </w:pPr>
    </w:p>
    <w:p w:rsidR="00DA2C17" w:rsidRPr="00FF2A45" w:rsidRDefault="00DA2C17" w:rsidP="00DA2C17">
      <w:pPr>
        <w:spacing w:after="200" w:line="360" w:lineRule="auto"/>
        <w:contextualSpacing/>
        <w:jc w:val="both"/>
        <w:rPr>
          <w:rFonts w:ascii="Calibri" w:eastAsia="Calibri" w:hAnsi="Calibri" w:cs="Calibri"/>
          <w:sz w:val="24"/>
          <w:szCs w:val="24"/>
          <w:lang w:val="en-IN" w:eastAsia="en-IN"/>
        </w:rPr>
      </w:pPr>
      <w:r w:rsidRPr="00FF2A45">
        <w:rPr>
          <w:rFonts w:ascii="Calibri" w:eastAsia="Calibri" w:hAnsi="Calibri" w:cs="Calibri"/>
          <w:sz w:val="24"/>
          <w:szCs w:val="24"/>
          <w:lang w:val="en-IN" w:eastAsia="en-IN"/>
        </w:rPr>
        <w:t>What is Hardware?</w:t>
      </w:r>
    </w:p>
    <w:p w:rsidR="000E34E2" w:rsidRPr="00FF2A45" w:rsidRDefault="000E34E2" w:rsidP="00DA2C17">
      <w:pPr>
        <w:spacing w:after="200" w:line="360" w:lineRule="auto"/>
        <w:contextualSpacing/>
        <w:jc w:val="both"/>
        <w:rPr>
          <w:rFonts w:ascii="Calibri" w:eastAsia="Calibri" w:hAnsi="Calibri" w:cs="Calibri"/>
          <w:sz w:val="24"/>
          <w:szCs w:val="24"/>
          <w:lang w:val="en-IN" w:eastAsia="en-IN"/>
        </w:rPr>
      </w:pPr>
      <w:r w:rsidRPr="00FF2A45">
        <w:rPr>
          <w:rFonts w:ascii="Calibri" w:eastAsia="Calibri" w:hAnsi="Calibri" w:cs="Calibri"/>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5080</wp:posOffset>
            </wp:positionV>
            <wp:extent cx="2279015" cy="1625600"/>
            <wp:effectExtent l="0" t="0" r="6985" b="0"/>
            <wp:wrapSquare wrapText="bothSides"/>
            <wp:docPr id="2" name="Picture 2" descr="Insid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Compute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9015" cy="1625600"/>
                    </a:xfrm>
                    <a:prstGeom prst="rect">
                      <a:avLst/>
                    </a:prstGeom>
                    <a:noFill/>
                    <a:ln>
                      <a:noFill/>
                    </a:ln>
                  </pic:spPr>
                </pic:pic>
              </a:graphicData>
            </a:graphic>
          </wp:anchor>
        </w:drawing>
      </w:r>
      <w:r w:rsidRPr="00FF2A45">
        <w:rPr>
          <w:rFonts w:ascii="Calibri" w:eastAsia="Calibri" w:hAnsi="Calibri" w:cs="Calibri"/>
          <w:sz w:val="24"/>
          <w:szCs w:val="24"/>
          <w:lang w:val="en-IN" w:eastAsia="en-IN"/>
        </w:rPr>
        <w:t xml:space="preserve">Computer Hardware is the physical part of a computer, as distinguished from the </w:t>
      </w:r>
      <w:hyperlink r:id="rId10" w:history="1">
        <w:r w:rsidRPr="00FF2A45">
          <w:rPr>
            <w:rFonts w:ascii="Calibri" w:eastAsia="Calibri" w:hAnsi="Calibri" w:cs="Calibri"/>
            <w:sz w:val="24"/>
            <w:szCs w:val="24"/>
            <w:lang w:val="en-IN" w:eastAsia="en-IN"/>
          </w:rPr>
          <w:t>computer software</w:t>
        </w:r>
      </w:hyperlink>
      <w:r w:rsidRPr="00FF2A45">
        <w:rPr>
          <w:rFonts w:ascii="Calibri" w:eastAsia="Calibri" w:hAnsi="Calibri" w:cs="Calibri"/>
          <w:sz w:val="24"/>
          <w:szCs w:val="24"/>
          <w:lang w:val="en-IN" w:eastAsia="en-IN"/>
        </w:rPr>
        <w:t xml:space="preserve"> that executes or runs on the hardware. The hardware of a computer is infrequently changed, while software and data are modified frequently. The term soft refers to </w:t>
      </w:r>
      <w:r w:rsidRPr="00FF2A45">
        <w:rPr>
          <w:rFonts w:ascii="Calibri" w:eastAsia="Calibri" w:hAnsi="Calibri" w:cs="Calibri"/>
          <w:sz w:val="24"/>
          <w:szCs w:val="24"/>
          <w:lang w:val="en-IN" w:eastAsia="en-IN"/>
        </w:rPr>
        <w:lastRenderedPageBreak/>
        <w:t>readily created, modified, or erased. These are unlike the physical components within the computer which are hard.</w:t>
      </w:r>
    </w:p>
    <w:p w:rsidR="00DA2C17" w:rsidRPr="00FF2A45" w:rsidRDefault="000E34E2" w:rsidP="00DA2C17">
      <w:pPr>
        <w:spacing w:after="200" w:line="360" w:lineRule="auto"/>
        <w:contextualSpacing/>
        <w:jc w:val="both"/>
        <w:rPr>
          <w:rFonts w:ascii="Calibri" w:eastAsia="Calibri" w:hAnsi="Calibri" w:cs="Calibri"/>
          <w:b/>
          <w:sz w:val="24"/>
          <w:szCs w:val="24"/>
          <w:lang w:val="en-IN" w:eastAsia="en-IN"/>
        </w:rPr>
      </w:pPr>
      <w:r w:rsidRPr="00FF2A45">
        <w:rPr>
          <w:rFonts w:ascii="Calibri" w:eastAsia="Calibri" w:hAnsi="Calibri" w:cs="Calibri"/>
          <w:b/>
          <w:sz w:val="24"/>
          <w:szCs w:val="24"/>
          <w:lang w:val="en-IN" w:eastAsia="en-IN"/>
        </w:rPr>
        <w:t xml:space="preserve">What is Software? </w:t>
      </w:r>
    </w:p>
    <w:p w:rsidR="008B5185" w:rsidRPr="00FF2A45" w:rsidRDefault="000E34E2" w:rsidP="00DA2C17">
      <w:pPr>
        <w:spacing w:after="200" w:line="360" w:lineRule="auto"/>
        <w:contextualSpacing/>
        <w:jc w:val="both"/>
        <w:rPr>
          <w:rFonts w:ascii="Calibri" w:eastAsia="Calibri" w:hAnsi="Calibri" w:cs="Calibri"/>
          <w:sz w:val="24"/>
          <w:szCs w:val="24"/>
          <w:lang w:val="en-IN" w:eastAsia="en-IN"/>
        </w:rPr>
      </w:pPr>
      <w:r w:rsidRPr="00FF2A45">
        <w:rPr>
          <w:rFonts w:ascii="Calibri" w:eastAsia="Calibri" w:hAnsi="Calibri" w:cs="Calibri"/>
          <w:noProof/>
          <w:sz w:val="24"/>
          <w:szCs w:val="24"/>
        </w:rPr>
        <w:drawing>
          <wp:anchor distT="0" distB="0" distL="114300" distR="114300" simplePos="0" relativeHeight="251660288" behindDoc="0" locked="0" layoutInCell="1" allowOverlap="1">
            <wp:simplePos x="0" y="0"/>
            <wp:positionH relativeFrom="column">
              <wp:posOffset>4260850</wp:posOffset>
            </wp:positionH>
            <wp:positionV relativeFrom="paragraph">
              <wp:posOffset>4445</wp:posOffset>
            </wp:positionV>
            <wp:extent cx="1968500" cy="1664970"/>
            <wp:effectExtent l="0" t="0" r="0" b="0"/>
            <wp:wrapSquare wrapText="bothSides"/>
            <wp:docPr id="3" name="Picture 3" descr="Image result for Applica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pplication software"/>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8500" cy="1664970"/>
                    </a:xfrm>
                    <a:prstGeom prst="rect">
                      <a:avLst/>
                    </a:prstGeom>
                    <a:noFill/>
                    <a:ln>
                      <a:noFill/>
                    </a:ln>
                  </pic:spPr>
                </pic:pic>
              </a:graphicData>
            </a:graphic>
          </wp:anchor>
        </w:drawing>
      </w:r>
      <w:r w:rsidRPr="00FF2A45">
        <w:rPr>
          <w:rFonts w:ascii="Calibri" w:eastAsia="Calibri" w:hAnsi="Calibri" w:cs="Calibri"/>
          <w:sz w:val="24"/>
          <w:szCs w:val="24"/>
          <w:lang w:val="en-IN" w:eastAsia="en-IN"/>
        </w:rPr>
        <w:t>Software is a program that enables a computer to perform a specific task, as opposed to the physical components of the system (hardware).</w:t>
      </w:r>
      <w:bookmarkStart w:id="0" w:name="_GoBack"/>
      <w:bookmarkEnd w:id="0"/>
      <w:r w:rsidRPr="00FF2A45">
        <w:rPr>
          <w:rFonts w:ascii="Calibri" w:eastAsia="Calibri" w:hAnsi="Calibri" w:cs="Calibri"/>
          <w:sz w:val="24"/>
          <w:szCs w:val="24"/>
          <w:lang w:val="en-IN" w:eastAsia="en-IN"/>
        </w:rPr>
        <w:t>This includes application software such as a word processor, which enables a user to perform a task, and system software such as an operating system, which enables other software to run properly, by interfacing with hardware and with other software.</w:t>
      </w:r>
    </w:p>
    <w:p w:rsidR="00471FB5" w:rsidRPr="00FF2A45" w:rsidRDefault="00471FB5" w:rsidP="00DA2C17">
      <w:pPr>
        <w:spacing w:after="200" w:line="360" w:lineRule="auto"/>
        <w:contextualSpacing/>
        <w:jc w:val="both"/>
        <w:rPr>
          <w:rFonts w:ascii="Calibri" w:eastAsia="Calibri" w:hAnsi="Calibri" w:cs="Calibri"/>
          <w:sz w:val="24"/>
          <w:szCs w:val="24"/>
          <w:lang w:val="en-IN" w:eastAsia="en-IN"/>
        </w:rPr>
      </w:pPr>
    </w:p>
    <w:p w:rsidR="00471FB5" w:rsidRPr="00FF2A45" w:rsidRDefault="00471FB5" w:rsidP="00DA2C17">
      <w:pPr>
        <w:spacing w:after="200" w:line="360" w:lineRule="auto"/>
        <w:contextualSpacing/>
        <w:jc w:val="both"/>
        <w:rPr>
          <w:rFonts w:ascii="Calibri" w:eastAsia="Calibri" w:hAnsi="Calibri" w:cs="Calibri"/>
          <w:b/>
          <w:sz w:val="24"/>
          <w:szCs w:val="24"/>
          <w:lang w:val="en-IN" w:eastAsia="en-IN"/>
        </w:rPr>
      </w:pPr>
      <w:r w:rsidRPr="00FF2A45">
        <w:rPr>
          <w:rFonts w:ascii="Calibri" w:hAnsi="Calibri" w:cs="Calibri"/>
          <w:b/>
          <w:sz w:val="24"/>
          <w:szCs w:val="24"/>
        </w:rPr>
        <w:t>System Architecture and Functionality:-</w:t>
      </w:r>
    </w:p>
    <w:p w:rsidR="00471FB5" w:rsidRPr="00FF2A45" w:rsidRDefault="00471FB5" w:rsidP="00DA2C17">
      <w:pPr>
        <w:spacing w:after="200" w:line="360" w:lineRule="auto"/>
        <w:contextualSpacing/>
        <w:jc w:val="both"/>
        <w:rPr>
          <w:rFonts w:ascii="Calibri" w:eastAsia="Calibri" w:hAnsi="Calibri" w:cs="Calibri"/>
          <w:sz w:val="24"/>
          <w:szCs w:val="24"/>
          <w:lang w:val="en-IN" w:eastAsia="en-IN"/>
        </w:rPr>
      </w:pPr>
      <w:r w:rsidRPr="00FF2A45">
        <w:rPr>
          <w:rFonts w:ascii="Calibri" w:hAnsi="Calibri" w:cs="Calibri"/>
          <w:noProof/>
          <w:sz w:val="24"/>
          <w:szCs w:val="24"/>
        </w:rPr>
        <w:drawing>
          <wp:inline distT="0" distB="0" distL="0" distR="0">
            <wp:extent cx="5943600" cy="4175760"/>
            <wp:effectExtent l="0" t="0" r="0" b="0"/>
            <wp:docPr id="4" name="Picture 1" descr="Image result for System Architectur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ystem Architecture   images"/>
                    <pic:cNvPicPr>
                      <a:picLocks noChangeAspect="1" noChangeArrowheads="1"/>
                    </pic:cNvPicPr>
                  </pic:nvPicPr>
                  <pic:blipFill>
                    <a:blip r:embed="rId12" cstate="print"/>
                    <a:srcRect/>
                    <a:stretch>
                      <a:fillRect/>
                    </a:stretch>
                  </pic:blipFill>
                  <pic:spPr bwMode="auto">
                    <a:xfrm>
                      <a:off x="0" y="0"/>
                      <a:ext cx="5943600" cy="4175760"/>
                    </a:xfrm>
                    <a:prstGeom prst="rect">
                      <a:avLst/>
                    </a:prstGeom>
                    <a:noFill/>
                    <a:ln w="9525">
                      <a:noFill/>
                      <a:miter lim="800000"/>
                      <a:headEnd/>
                      <a:tailEnd/>
                    </a:ln>
                  </pic:spPr>
                </pic:pic>
              </a:graphicData>
            </a:graphic>
          </wp:inline>
        </w:drawing>
      </w:r>
    </w:p>
    <w:p w:rsidR="003E287F" w:rsidRPr="00FF2A45" w:rsidRDefault="003E287F" w:rsidP="00DA2C17">
      <w:pPr>
        <w:spacing w:after="200" w:line="360" w:lineRule="auto"/>
        <w:contextualSpacing/>
        <w:jc w:val="both"/>
        <w:rPr>
          <w:rFonts w:ascii="Calibri" w:eastAsia="Calibri" w:hAnsi="Calibri" w:cs="Calibri"/>
          <w:sz w:val="24"/>
          <w:szCs w:val="24"/>
          <w:lang w:val="en-IN" w:eastAsia="en-IN"/>
        </w:rPr>
      </w:pPr>
    </w:p>
    <w:p w:rsidR="00471FB5" w:rsidRPr="00FF2A45" w:rsidRDefault="00471FB5" w:rsidP="00E43348">
      <w:pPr>
        <w:rPr>
          <w:rFonts w:ascii="Calibri" w:hAnsi="Calibri" w:cs="Calibri"/>
          <w:b/>
          <w:sz w:val="24"/>
          <w:szCs w:val="24"/>
        </w:rPr>
      </w:pPr>
    </w:p>
    <w:p w:rsidR="00471FB5" w:rsidRPr="00FF2A45" w:rsidRDefault="00672DAF" w:rsidP="00672DAF">
      <w:pPr>
        <w:spacing w:after="0" w:line="240" w:lineRule="auto"/>
        <w:rPr>
          <w:rFonts w:ascii="Calibri" w:eastAsia="Times New Roman" w:hAnsi="Calibri" w:cs="Calibri"/>
          <w:sz w:val="24"/>
          <w:szCs w:val="24"/>
        </w:rPr>
      </w:pPr>
      <w:r w:rsidRPr="00FF2A45">
        <w:rPr>
          <w:rFonts w:ascii="Calibri" w:eastAsia="Times New Roman" w:hAnsi="Calibri" w:cs="Calibri"/>
          <w:sz w:val="24"/>
          <w:szCs w:val="24"/>
        </w:rPr>
        <w:lastRenderedPageBreak/>
        <w:t>Systems Architecture is a generic discipline to handle objects (existing or to be created) called "systems", in a way that supports reasoning about the structural properties of these objects.</w:t>
      </w:r>
      <w:r w:rsidRPr="00FF2A45">
        <w:rPr>
          <w:rFonts w:ascii="Calibri" w:eastAsia="Times New Roman" w:hAnsi="Calibri" w:cs="Calibri"/>
          <w:sz w:val="24"/>
          <w:szCs w:val="24"/>
        </w:rPr>
        <w:br/>
        <w:t>Systems Architecture is a response to the conceptual and practical difficulties of the description and the design of complex systems.</w:t>
      </w:r>
    </w:p>
    <w:p w:rsidR="00471FB5" w:rsidRPr="00FF2A45" w:rsidRDefault="00471FB5" w:rsidP="00E43348">
      <w:pPr>
        <w:rPr>
          <w:rFonts w:ascii="Calibri" w:hAnsi="Calibri" w:cs="Calibri"/>
          <w:b/>
          <w:sz w:val="24"/>
          <w:szCs w:val="24"/>
        </w:rPr>
      </w:pPr>
    </w:p>
    <w:p w:rsidR="00E43348" w:rsidRPr="00FF2A45" w:rsidRDefault="00E43348" w:rsidP="00E43348">
      <w:pPr>
        <w:rPr>
          <w:rFonts w:ascii="Calibri" w:hAnsi="Calibri" w:cs="Calibri"/>
          <w:b/>
          <w:sz w:val="24"/>
          <w:szCs w:val="24"/>
        </w:rPr>
      </w:pPr>
      <w:r w:rsidRPr="00FF2A45">
        <w:rPr>
          <w:rFonts w:ascii="Calibri" w:hAnsi="Calibri" w:cs="Calibri"/>
          <w:b/>
          <w:sz w:val="24"/>
          <w:szCs w:val="24"/>
        </w:rPr>
        <w:t>System Input Devices:-</w:t>
      </w:r>
    </w:p>
    <w:p w:rsidR="003E287F" w:rsidRPr="00FF2A45" w:rsidRDefault="003E287F" w:rsidP="003E287F">
      <w:pPr>
        <w:spacing w:after="200" w:line="360" w:lineRule="auto"/>
        <w:contextualSpacing/>
        <w:jc w:val="both"/>
        <w:rPr>
          <w:rFonts w:ascii="Calibri" w:eastAsia="Calibri" w:hAnsi="Calibri" w:cs="Calibri"/>
          <w:sz w:val="24"/>
          <w:szCs w:val="24"/>
          <w:lang w:val="en-IN" w:eastAsia="en-IN"/>
        </w:rPr>
      </w:pPr>
      <w:r w:rsidRPr="00FF2A45">
        <w:rPr>
          <w:rFonts w:ascii="Calibri" w:eastAsia="Calibri" w:hAnsi="Calibri" w:cs="Calibri"/>
          <w:sz w:val="24"/>
          <w:szCs w:val="24"/>
          <w:lang w:val="en-IN" w:eastAsia="en-IN"/>
        </w:rPr>
        <w:t xml:space="preserve">(Referral link :- </w:t>
      </w:r>
      <w:hyperlink r:id="rId13" w:history="1">
        <w:r w:rsidRPr="00FF2A45">
          <w:rPr>
            <w:rStyle w:val="Hyperlink"/>
            <w:rFonts w:ascii="Calibri" w:eastAsia="Calibri" w:hAnsi="Calibri" w:cs="Calibri"/>
            <w:sz w:val="24"/>
            <w:szCs w:val="24"/>
            <w:lang w:val="en-IN" w:eastAsia="en-IN"/>
          </w:rPr>
          <w:t>http://www.byte-notes.com/components-computer-system</w:t>
        </w:r>
      </w:hyperlink>
      <w:r w:rsidRPr="00FF2A45">
        <w:rPr>
          <w:rFonts w:ascii="Calibri" w:eastAsia="Calibri" w:hAnsi="Calibri" w:cs="Calibri"/>
          <w:sz w:val="24"/>
          <w:szCs w:val="24"/>
          <w:lang w:val="en-IN" w:eastAsia="en-IN"/>
        </w:rPr>
        <w:t>)</w:t>
      </w:r>
    </w:p>
    <w:p w:rsidR="003E287F" w:rsidRPr="00FF2A45" w:rsidRDefault="003E287F" w:rsidP="003E287F">
      <w:pPr>
        <w:spacing w:after="200" w:line="360" w:lineRule="auto"/>
        <w:contextualSpacing/>
        <w:jc w:val="both"/>
        <w:rPr>
          <w:rFonts w:ascii="Calibri" w:eastAsia="Calibri" w:hAnsi="Calibri" w:cs="Calibri"/>
          <w:sz w:val="24"/>
          <w:szCs w:val="24"/>
          <w:lang w:val="en-IN" w:eastAsia="en-IN"/>
        </w:rPr>
      </w:pPr>
      <w:r w:rsidRPr="00FF2A45">
        <w:rPr>
          <w:rFonts w:ascii="Calibri" w:eastAsia="Calibri" w:hAnsi="Calibri" w:cs="Calibri"/>
          <w:sz w:val="24"/>
          <w:szCs w:val="24"/>
          <w:lang w:val="en-IN" w:eastAsia="en-IN"/>
        </w:rPr>
        <w:t xml:space="preserve">(Referral link :- </w:t>
      </w:r>
      <w:hyperlink r:id="rId14" w:history="1">
        <w:r w:rsidRPr="00FF2A45">
          <w:rPr>
            <w:rStyle w:val="Hyperlink"/>
            <w:rFonts w:ascii="Calibri" w:eastAsia="Calibri" w:hAnsi="Calibri" w:cs="Calibri"/>
            <w:sz w:val="24"/>
            <w:szCs w:val="24"/>
            <w:lang w:val="en-IN" w:eastAsia="en-IN"/>
          </w:rPr>
          <w:t>https://www.computerhope.com/issues/ch001355.htm</w:t>
        </w:r>
      </w:hyperlink>
      <w:r w:rsidRPr="00FF2A45">
        <w:rPr>
          <w:rFonts w:ascii="Calibri" w:eastAsia="Calibri" w:hAnsi="Calibri" w:cs="Calibri"/>
          <w:sz w:val="24"/>
          <w:szCs w:val="24"/>
          <w:lang w:val="en-IN" w:eastAsia="en-IN"/>
        </w:rPr>
        <w:t>)</w:t>
      </w:r>
    </w:p>
    <w:p w:rsidR="003E287F" w:rsidRPr="00FF2A45" w:rsidRDefault="003E287F" w:rsidP="003E287F">
      <w:pPr>
        <w:spacing w:after="200" w:line="360" w:lineRule="auto"/>
        <w:contextualSpacing/>
        <w:jc w:val="both"/>
        <w:rPr>
          <w:rFonts w:ascii="Calibri" w:eastAsia="Calibri" w:hAnsi="Calibri" w:cs="Calibri"/>
          <w:sz w:val="24"/>
          <w:szCs w:val="24"/>
          <w:lang w:val="en-IN" w:eastAsia="en-IN"/>
        </w:rPr>
      </w:pPr>
      <w:r w:rsidRPr="00FF2A45">
        <w:rPr>
          <w:rFonts w:ascii="Calibri" w:eastAsia="Calibri" w:hAnsi="Calibri" w:cs="Calibri"/>
          <w:sz w:val="24"/>
          <w:szCs w:val="24"/>
          <w:lang w:val="en-IN" w:eastAsia="en-IN"/>
        </w:rPr>
        <w:t xml:space="preserve">(Referral link :- </w:t>
      </w:r>
      <w:hyperlink r:id="rId15" w:history="1">
        <w:r w:rsidRPr="00FF2A45">
          <w:rPr>
            <w:rStyle w:val="Hyperlink"/>
            <w:rFonts w:ascii="Calibri" w:eastAsia="Calibri" w:hAnsi="Calibri" w:cs="Calibri"/>
            <w:sz w:val="24"/>
            <w:szCs w:val="24"/>
            <w:lang w:val="en-IN" w:eastAsia="en-IN"/>
          </w:rPr>
          <w:t>http://people.bu.edu/baws/computer%20hardware.html</w:t>
        </w:r>
      </w:hyperlink>
      <w:r w:rsidRPr="00FF2A45">
        <w:rPr>
          <w:rFonts w:ascii="Calibri" w:eastAsia="Calibri" w:hAnsi="Calibri" w:cs="Calibri"/>
          <w:sz w:val="24"/>
          <w:szCs w:val="24"/>
          <w:lang w:val="en-IN" w:eastAsia="en-IN"/>
        </w:rPr>
        <w:t>)</w:t>
      </w:r>
    </w:p>
    <w:p w:rsidR="003E287F" w:rsidRPr="00FF2A45" w:rsidRDefault="003E287F" w:rsidP="00E43348">
      <w:pPr>
        <w:rPr>
          <w:rFonts w:ascii="Calibri" w:hAnsi="Calibri" w:cs="Calibri"/>
          <w:b/>
          <w:sz w:val="24"/>
          <w:szCs w:val="24"/>
        </w:rPr>
      </w:pPr>
    </w:p>
    <w:p w:rsidR="004F584B" w:rsidRPr="00FF2A45" w:rsidRDefault="004F584B" w:rsidP="004F584B">
      <w:pPr>
        <w:shd w:val="clear" w:color="auto" w:fill="FFFFFF"/>
        <w:spacing w:after="168" w:line="240" w:lineRule="auto"/>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An input device feeds data to the computer system for processing.</w:t>
      </w:r>
    </w:p>
    <w:p w:rsidR="004F584B" w:rsidRPr="00FF2A45" w:rsidRDefault="004F584B" w:rsidP="004F584B">
      <w:pPr>
        <w:shd w:val="clear" w:color="auto" w:fill="FFFFFF"/>
        <w:spacing w:after="168" w:line="240" w:lineRule="auto"/>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Here is a list of input devices of a Computer System. We are going to discuss the most commonly used input devices in this article.</w:t>
      </w:r>
    </w:p>
    <w:p w:rsidR="00E43348" w:rsidRPr="00FF2A45" w:rsidRDefault="00E43348" w:rsidP="004F584B">
      <w:pPr>
        <w:shd w:val="clear" w:color="auto" w:fill="FFFFFF"/>
        <w:spacing w:after="120" w:line="240" w:lineRule="auto"/>
        <w:jc w:val="both"/>
        <w:outlineLvl w:val="1"/>
        <w:rPr>
          <w:rFonts w:ascii="Calibri" w:eastAsia="Times New Roman" w:hAnsi="Calibri" w:cs="Calibri"/>
          <w:b/>
          <w:bCs/>
          <w:color w:val="000000" w:themeColor="text1"/>
          <w:sz w:val="24"/>
          <w:szCs w:val="24"/>
        </w:rPr>
      </w:pPr>
    </w:p>
    <w:p w:rsidR="004F584B" w:rsidRPr="00FF2A45" w:rsidRDefault="004F584B" w:rsidP="004F584B">
      <w:pPr>
        <w:shd w:val="clear" w:color="auto" w:fill="FFFFFF"/>
        <w:spacing w:after="120" w:line="240" w:lineRule="auto"/>
        <w:jc w:val="both"/>
        <w:outlineLvl w:val="1"/>
        <w:rPr>
          <w:rFonts w:ascii="Calibri" w:eastAsia="Times New Roman" w:hAnsi="Calibri" w:cs="Calibri"/>
          <w:color w:val="000000" w:themeColor="text1"/>
          <w:sz w:val="24"/>
          <w:szCs w:val="24"/>
        </w:rPr>
      </w:pPr>
      <w:r w:rsidRPr="00FF2A45">
        <w:rPr>
          <w:rFonts w:ascii="Calibri" w:eastAsia="Times New Roman" w:hAnsi="Calibri" w:cs="Calibri"/>
          <w:b/>
          <w:bCs/>
          <w:color w:val="000000" w:themeColor="text1"/>
          <w:sz w:val="24"/>
          <w:szCs w:val="24"/>
        </w:rPr>
        <w:t>Complete list of Input Devices</w:t>
      </w:r>
      <w:r w:rsidR="00891E7E" w:rsidRPr="00FF2A45">
        <w:rPr>
          <w:rFonts w:ascii="Calibri" w:eastAsia="Times New Roman" w:hAnsi="Calibri" w:cs="Calibri"/>
          <w:b/>
          <w:bCs/>
          <w:color w:val="000000" w:themeColor="text1"/>
          <w:sz w:val="24"/>
          <w:szCs w:val="24"/>
        </w:rPr>
        <w:t>:-</w:t>
      </w:r>
    </w:p>
    <w:p w:rsidR="004F584B" w:rsidRPr="00FF2A45" w:rsidRDefault="004F584B" w:rsidP="004F584B">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Keyboard</w:t>
      </w:r>
    </w:p>
    <w:p w:rsidR="009A1498" w:rsidRPr="00FF2A45" w:rsidRDefault="004F584B" w:rsidP="009A1498">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Mouse</w:t>
      </w:r>
    </w:p>
    <w:p w:rsidR="004F584B" w:rsidRPr="00FF2A45" w:rsidRDefault="004F584B" w:rsidP="004F584B">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Scanner</w:t>
      </w:r>
    </w:p>
    <w:p w:rsidR="004F584B" w:rsidRPr="00FF2A45" w:rsidRDefault="004F584B" w:rsidP="004F584B">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Digital Camera , Camcorder</w:t>
      </w:r>
    </w:p>
    <w:p w:rsidR="004F584B" w:rsidRPr="00FF2A45" w:rsidRDefault="004F584B" w:rsidP="004F584B">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Gamepad, Joystick, Steering wheel.</w:t>
      </w:r>
    </w:p>
    <w:p w:rsidR="004F584B" w:rsidRPr="00FF2A45" w:rsidRDefault="004F584B" w:rsidP="004F584B">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Mic</w:t>
      </w:r>
    </w:p>
    <w:p w:rsidR="004F584B" w:rsidRPr="00FF2A45" w:rsidRDefault="004F584B" w:rsidP="004F584B">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Barcode Reader</w:t>
      </w:r>
    </w:p>
    <w:p w:rsidR="004F584B" w:rsidRPr="00FF2A45" w:rsidRDefault="004F584B" w:rsidP="004F584B">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Pen / Stylus</w:t>
      </w:r>
    </w:p>
    <w:p w:rsidR="004F584B" w:rsidRPr="00FF2A45" w:rsidRDefault="004F584B" w:rsidP="004F584B">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Touch Screen</w:t>
      </w:r>
    </w:p>
    <w:p w:rsidR="004F584B" w:rsidRPr="00FF2A45" w:rsidRDefault="004F584B" w:rsidP="004F584B">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Webcam</w:t>
      </w:r>
    </w:p>
    <w:p w:rsidR="00E43348" w:rsidRPr="00FF2A45" w:rsidRDefault="004F584B" w:rsidP="00E43348">
      <w:pPr>
        <w:numPr>
          <w:ilvl w:val="0"/>
          <w:numId w:val="2"/>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Biometrics (Thumb impression / Face detection)</w:t>
      </w:r>
    </w:p>
    <w:p w:rsidR="00E43348" w:rsidRPr="00FF2A45" w:rsidRDefault="00E43348" w:rsidP="00E43348">
      <w:pPr>
        <w:shd w:val="clear" w:color="auto" w:fill="FFFFFF"/>
        <w:spacing w:after="108" w:line="240" w:lineRule="auto"/>
        <w:jc w:val="both"/>
        <w:rPr>
          <w:rFonts w:ascii="Calibri" w:eastAsia="Times New Roman" w:hAnsi="Calibri" w:cs="Calibri"/>
          <w:color w:val="000000" w:themeColor="text1"/>
          <w:sz w:val="24"/>
          <w:szCs w:val="24"/>
        </w:rPr>
      </w:pPr>
    </w:p>
    <w:p w:rsidR="00E43348" w:rsidRPr="00FF2A45" w:rsidRDefault="00E43348" w:rsidP="00E43348">
      <w:pPr>
        <w:shd w:val="clear" w:color="auto" w:fill="FFFFFF"/>
        <w:spacing w:after="108" w:line="240" w:lineRule="auto"/>
        <w:jc w:val="both"/>
        <w:rPr>
          <w:rFonts w:ascii="Calibri" w:hAnsi="Calibri" w:cs="Calibri"/>
          <w:b/>
          <w:sz w:val="24"/>
          <w:szCs w:val="24"/>
        </w:rPr>
      </w:pPr>
      <w:r w:rsidRPr="00FF2A45">
        <w:rPr>
          <w:rFonts w:ascii="Calibri" w:hAnsi="Calibri" w:cs="Calibri"/>
          <w:b/>
          <w:sz w:val="24"/>
          <w:szCs w:val="24"/>
        </w:rPr>
        <w:t>System Output Devices:-</w:t>
      </w:r>
    </w:p>
    <w:p w:rsidR="00E43348" w:rsidRPr="00FF2A45" w:rsidRDefault="00E43348" w:rsidP="00E43348">
      <w:pPr>
        <w:shd w:val="clear" w:color="auto" w:fill="FFFFFF"/>
        <w:spacing w:after="108" w:line="240" w:lineRule="auto"/>
        <w:jc w:val="both"/>
        <w:rPr>
          <w:rFonts w:ascii="Calibri" w:eastAsia="Times New Roman" w:hAnsi="Calibri" w:cs="Calibri"/>
          <w:b/>
          <w:color w:val="000000" w:themeColor="text1"/>
          <w:sz w:val="24"/>
          <w:szCs w:val="24"/>
        </w:rPr>
      </w:pPr>
      <w:r w:rsidRPr="00FF2A45">
        <w:rPr>
          <w:rFonts w:ascii="Calibri" w:hAnsi="Calibri" w:cs="Calibri"/>
          <w:b/>
          <w:sz w:val="24"/>
          <w:szCs w:val="24"/>
        </w:rPr>
        <w:t xml:space="preserve"> </w:t>
      </w:r>
    </w:p>
    <w:p w:rsidR="00E43348" w:rsidRPr="00FF2A45" w:rsidRDefault="00E43348" w:rsidP="00E43348">
      <w:pPr>
        <w:shd w:val="clear" w:color="auto" w:fill="FFFFFF"/>
        <w:spacing w:after="168" w:line="240" w:lineRule="auto"/>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Output devices display the processed form of data to the end user.</w:t>
      </w:r>
    </w:p>
    <w:p w:rsidR="00E43348" w:rsidRPr="00FF2A45" w:rsidRDefault="00E43348" w:rsidP="00E43348">
      <w:pPr>
        <w:shd w:val="clear" w:color="auto" w:fill="FFFFFF"/>
        <w:spacing w:after="168" w:line="240" w:lineRule="auto"/>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Common Output devices include;</w:t>
      </w:r>
    </w:p>
    <w:p w:rsidR="00E43348" w:rsidRPr="00FF2A45" w:rsidRDefault="00E43348" w:rsidP="00E43348">
      <w:pPr>
        <w:numPr>
          <w:ilvl w:val="0"/>
          <w:numId w:val="3"/>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Monitor</w:t>
      </w:r>
    </w:p>
    <w:p w:rsidR="00E43348" w:rsidRPr="00FF2A45" w:rsidRDefault="00E43348" w:rsidP="00E43348">
      <w:pPr>
        <w:numPr>
          <w:ilvl w:val="0"/>
          <w:numId w:val="3"/>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lastRenderedPageBreak/>
        <w:t>Printer</w:t>
      </w:r>
    </w:p>
    <w:p w:rsidR="009A1498" w:rsidRPr="00FF2A45" w:rsidRDefault="00E43348" w:rsidP="00E43348">
      <w:pPr>
        <w:numPr>
          <w:ilvl w:val="0"/>
          <w:numId w:val="3"/>
        </w:numPr>
        <w:shd w:val="clear" w:color="auto" w:fill="FFFFFF"/>
        <w:spacing w:after="108" w:line="240" w:lineRule="auto"/>
        <w:ind w:left="480"/>
        <w:jc w:val="both"/>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Speaker</w:t>
      </w:r>
    </w:p>
    <w:p w:rsidR="008B5185" w:rsidRPr="00FF2A45" w:rsidRDefault="008B5185" w:rsidP="00E43348">
      <w:pPr>
        <w:shd w:val="clear" w:color="auto" w:fill="FFFFFF"/>
        <w:spacing w:after="108" w:line="240" w:lineRule="auto"/>
        <w:jc w:val="both"/>
        <w:rPr>
          <w:rFonts w:ascii="Calibri" w:hAnsi="Calibri" w:cs="Calibri"/>
          <w:b/>
          <w:sz w:val="24"/>
          <w:szCs w:val="24"/>
        </w:rPr>
      </w:pPr>
    </w:p>
    <w:p w:rsidR="00307046" w:rsidRPr="00FF2A45" w:rsidRDefault="00E43348" w:rsidP="00E43348">
      <w:pPr>
        <w:shd w:val="clear" w:color="auto" w:fill="FFFFFF"/>
        <w:spacing w:after="108" w:line="240" w:lineRule="auto"/>
        <w:jc w:val="both"/>
        <w:rPr>
          <w:rFonts w:ascii="Calibri" w:hAnsi="Calibri" w:cs="Calibri"/>
          <w:b/>
          <w:sz w:val="24"/>
          <w:szCs w:val="24"/>
        </w:rPr>
      </w:pPr>
      <w:r w:rsidRPr="00FF2A45">
        <w:rPr>
          <w:rFonts w:ascii="Calibri" w:hAnsi="Calibri" w:cs="Calibri"/>
          <w:b/>
          <w:sz w:val="24"/>
          <w:szCs w:val="24"/>
        </w:rPr>
        <w:t>System Unit Devices:-</w:t>
      </w:r>
    </w:p>
    <w:p w:rsidR="003E287F" w:rsidRPr="00FF2A45" w:rsidRDefault="003E287F" w:rsidP="003E287F">
      <w:pPr>
        <w:shd w:val="clear" w:color="auto" w:fill="FFFFFF"/>
        <w:spacing w:after="108" w:line="240" w:lineRule="auto"/>
        <w:jc w:val="both"/>
        <w:rPr>
          <w:rFonts w:ascii="Calibri" w:hAnsi="Calibri" w:cs="Calibri"/>
          <w:sz w:val="24"/>
          <w:szCs w:val="24"/>
        </w:rPr>
      </w:pPr>
      <w:r w:rsidRPr="00FF2A45">
        <w:rPr>
          <w:rFonts w:ascii="Calibri" w:hAnsi="Calibri" w:cs="Calibri"/>
          <w:sz w:val="24"/>
          <w:szCs w:val="24"/>
        </w:rPr>
        <w:t xml:space="preserve">(Referral link: - </w:t>
      </w:r>
      <w:hyperlink r:id="rId16" w:history="1">
        <w:r w:rsidRPr="00FF2A45">
          <w:rPr>
            <w:rStyle w:val="Hyperlink"/>
            <w:rFonts w:ascii="Calibri" w:hAnsi="Calibri" w:cs="Calibri"/>
            <w:sz w:val="24"/>
            <w:szCs w:val="24"/>
          </w:rPr>
          <w:t>https://turbofuture.com/computers/Pcs-system-unit</w:t>
        </w:r>
      </w:hyperlink>
      <w:r w:rsidRPr="00FF2A45">
        <w:rPr>
          <w:rFonts w:ascii="Calibri" w:hAnsi="Calibri" w:cs="Calibri"/>
          <w:sz w:val="24"/>
          <w:szCs w:val="24"/>
        </w:rPr>
        <w:t>)</w:t>
      </w:r>
    </w:p>
    <w:p w:rsidR="003E287F" w:rsidRPr="00FF2A45" w:rsidRDefault="003E287F" w:rsidP="003E287F">
      <w:pPr>
        <w:shd w:val="clear" w:color="auto" w:fill="FFFFFF"/>
        <w:spacing w:after="108" w:line="240" w:lineRule="auto"/>
        <w:jc w:val="both"/>
        <w:rPr>
          <w:rFonts w:ascii="Calibri" w:hAnsi="Calibri" w:cs="Calibri"/>
          <w:sz w:val="24"/>
          <w:szCs w:val="24"/>
        </w:rPr>
      </w:pPr>
      <w:r w:rsidRPr="00FF2A45">
        <w:rPr>
          <w:rFonts w:ascii="Calibri" w:hAnsi="Calibri" w:cs="Calibri"/>
          <w:sz w:val="24"/>
          <w:szCs w:val="24"/>
        </w:rPr>
        <w:t xml:space="preserve">(Referral link: - </w:t>
      </w:r>
      <w:hyperlink r:id="rId17" w:history="1">
        <w:r w:rsidRPr="00FF2A45">
          <w:rPr>
            <w:rStyle w:val="Hyperlink"/>
            <w:rFonts w:ascii="Calibri" w:hAnsi="Calibri" w:cs="Calibri"/>
            <w:sz w:val="24"/>
            <w:szCs w:val="24"/>
          </w:rPr>
          <w:t>https://www.quora.com/What-are-the-components-of-a-system-unit</w:t>
        </w:r>
      </w:hyperlink>
      <w:r w:rsidRPr="00FF2A45">
        <w:rPr>
          <w:rFonts w:ascii="Calibri" w:hAnsi="Calibri" w:cs="Calibri"/>
          <w:sz w:val="24"/>
          <w:szCs w:val="24"/>
        </w:rPr>
        <w:t>)</w:t>
      </w:r>
    </w:p>
    <w:p w:rsidR="003E287F" w:rsidRPr="00FF2A45" w:rsidRDefault="003E287F" w:rsidP="00E43348">
      <w:pPr>
        <w:shd w:val="clear" w:color="auto" w:fill="FFFFFF"/>
        <w:spacing w:after="108" w:line="240" w:lineRule="auto"/>
        <w:jc w:val="both"/>
        <w:rPr>
          <w:rFonts w:ascii="Calibri" w:hAnsi="Calibri" w:cs="Calibri"/>
          <w:b/>
          <w:sz w:val="24"/>
          <w:szCs w:val="24"/>
        </w:rPr>
      </w:pPr>
    </w:p>
    <w:p w:rsidR="00307046" w:rsidRPr="00FF2A45" w:rsidRDefault="00307046" w:rsidP="00E43348">
      <w:pPr>
        <w:shd w:val="clear" w:color="auto" w:fill="FFFFFF"/>
        <w:spacing w:after="108" w:line="240" w:lineRule="auto"/>
        <w:jc w:val="both"/>
        <w:rPr>
          <w:rFonts w:ascii="Calibri" w:hAnsi="Calibri" w:cs="Calibri"/>
          <w:b/>
          <w:sz w:val="24"/>
          <w:szCs w:val="24"/>
        </w:rPr>
      </w:pPr>
    </w:p>
    <w:p w:rsidR="00307046" w:rsidRPr="00FF2A45" w:rsidRDefault="00307046" w:rsidP="00E43348">
      <w:pPr>
        <w:shd w:val="clear" w:color="auto" w:fill="FFFFFF"/>
        <w:spacing w:after="108" w:line="240" w:lineRule="auto"/>
        <w:jc w:val="both"/>
        <w:rPr>
          <w:rFonts w:ascii="Calibri" w:hAnsi="Calibri" w:cs="Calibri"/>
          <w:b/>
          <w:sz w:val="24"/>
          <w:szCs w:val="24"/>
        </w:rPr>
      </w:pPr>
      <w:r w:rsidRPr="00FF2A45">
        <w:rPr>
          <w:rFonts w:ascii="Calibri" w:hAnsi="Calibri" w:cs="Calibri"/>
          <w:noProof/>
          <w:sz w:val="24"/>
          <w:szCs w:val="24"/>
        </w:rPr>
        <w:drawing>
          <wp:inline distT="0" distB="0" distL="0" distR="0">
            <wp:extent cx="5943600" cy="4457700"/>
            <wp:effectExtent l="19050" t="0" r="0" b="0"/>
            <wp:docPr id="19" name="Picture 19" descr="Image result for System Unit Component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ystem Unit Components images"/>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9A1498" w:rsidRPr="00FF2A45" w:rsidRDefault="009A1498" w:rsidP="009A1498">
      <w:pPr>
        <w:spacing w:after="240" w:line="240" w:lineRule="auto"/>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System unit (chassis) is a set of electronic components of a computer that provides the proper its operating. There are six main system unit components:</w:t>
      </w:r>
    </w:p>
    <w:p w:rsidR="009A1498" w:rsidRPr="00FF2A45" w:rsidRDefault="009A1498" w:rsidP="009A1498">
      <w:pPr>
        <w:numPr>
          <w:ilvl w:val="0"/>
          <w:numId w:val="4"/>
        </w:numPr>
        <w:spacing w:after="0" w:line="240" w:lineRule="auto"/>
        <w:ind w:left="480" w:right="480"/>
        <w:rPr>
          <w:rFonts w:ascii="Calibri" w:eastAsia="Times New Roman" w:hAnsi="Calibri" w:cs="Calibri"/>
          <w:color w:val="000000" w:themeColor="text1"/>
          <w:sz w:val="24"/>
          <w:szCs w:val="24"/>
        </w:rPr>
      </w:pPr>
      <w:r w:rsidRPr="00FF2A45">
        <w:rPr>
          <w:rFonts w:ascii="Calibri" w:eastAsia="Times New Roman" w:hAnsi="Calibri" w:cs="Calibri"/>
          <w:b/>
          <w:bCs/>
          <w:color w:val="000000" w:themeColor="text1"/>
          <w:sz w:val="24"/>
          <w:szCs w:val="24"/>
        </w:rPr>
        <w:t>Motherboard</w:t>
      </w:r>
      <w:r w:rsidRPr="00FF2A45">
        <w:rPr>
          <w:rFonts w:ascii="Calibri" w:eastAsia="Times New Roman" w:hAnsi="Calibri" w:cs="Calibri"/>
          <w:color w:val="000000" w:themeColor="text1"/>
          <w:sz w:val="24"/>
          <w:szCs w:val="24"/>
        </w:rPr>
        <w:t> – a system core. Actually, it is a heart of computer. Other system elements are connected to motherboard, and the whole system is managed and controlled by it. Motherboard contains special chips on which some ICs (Integrated circuits) are etched.</w:t>
      </w:r>
    </w:p>
    <w:p w:rsidR="009A1498" w:rsidRPr="00FF2A45" w:rsidRDefault="009A1498" w:rsidP="009A1498">
      <w:pPr>
        <w:numPr>
          <w:ilvl w:val="0"/>
          <w:numId w:val="4"/>
        </w:numPr>
        <w:spacing w:after="0" w:line="240" w:lineRule="auto"/>
        <w:ind w:left="480" w:right="480"/>
        <w:rPr>
          <w:rFonts w:ascii="Calibri" w:eastAsia="Times New Roman" w:hAnsi="Calibri" w:cs="Calibri"/>
          <w:color w:val="000000" w:themeColor="text1"/>
          <w:sz w:val="24"/>
          <w:szCs w:val="24"/>
        </w:rPr>
      </w:pPr>
      <w:r w:rsidRPr="00FF2A45">
        <w:rPr>
          <w:rFonts w:ascii="Calibri" w:eastAsia="Times New Roman" w:hAnsi="Calibri" w:cs="Calibri"/>
          <w:b/>
          <w:bCs/>
          <w:color w:val="000000" w:themeColor="text1"/>
          <w:sz w:val="24"/>
          <w:szCs w:val="24"/>
        </w:rPr>
        <w:lastRenderedPageBreak/>
        <w:t>Processor </w:t>
      </w:r>
      <w:r w:rsidRPr="00FF2A45">
        <w:rPr>
          <w:rFonts w:ascii="Calibri" w:eastAsia="Times New Roman" w:hAnsi="Calibri" w:cs="Calibri"/>
          <w:color w:val="000000" w:themeColor="text1"/>
          <w:sz w:val="24"/>
          <w:szCs w:val="24"/>
        </w:rPr>
        <w:t>– a computer engine, its brain. CPU (central processing unit) manages most of computer operations. Processors can be with pins or pin-less. It contains a control unit and a logic unit.</w:t>
      </w:r>
    </w:p>
    <w:p w:rsidR="009A1498" w:rsidRPr="00FF2A45" w:rsidRDefault="009A1498" w:rsidP="009A1498">
      <w:pPr>
        <w:numPr>
          <w:ilvl w:val="0"/>
          <w:numId w:val="4"/>
        </w:numPr>
        <w:spacing w:after="0" w:line="240" w:lineRule="auto"/>
        <w:ind w:left="480" w:right="480"/>
        <w:rPr>
          <w:rFonts w:ascii="Calibri" w:eastAsia="Times New Roman" w:hAnsi="Calibri" w:cs="Calibri"/>
          <w:color w:val="000000" w:themeColor="text1"/>
          <w:sz w:val="24"/>
          <w:szCs w:val="24"/>
        </w:rPr>
      </w:pPr>
      <w:r w:rsidRPr="00FF2A45">
        <w:rPr>
          <w:rFonts w:ascii="Calibri" w:eastAsia="Times New Roman" w:hAnsi="Calibri" w:cs="Calibri"/>
          <w:b/>
          <w:bCs/>
          <w:color w:val="000000" w:themeColor="text1"/>
          <w:sz w:val="24"/>
          <w:szCs w:val="24"/>
        </w:rPr>
        <w:t>RAM</w:t>
      </w:r>
      <w:r w:rsidRPr="00FF2A45">
        <w:rPr>
          <w:rFonts w:ascii="Calibri" w:eastAsia="Times New Roman" w:hAnsi="Calibri" w:cs="Calibri"/>
          <w:color w:val="000000" w:themeColor="text1"/>
          <w:sz w:val="24"/>
          <w:szCs w:val="24"/>
        </w:rPr>
        <w:t> (random access memory) – primarily memory. It storages all data processed by programs and apps on the computer. There are dynamic and static RAMs.</w:t>
      </w:r>
    </w:p>
    <w:p w:rsidR="009A1498" w:rsidRPr="00FF2A45" w:rsidRDefault="009A1498" w:rsidP="009A1498">
      <w:pPr>
        <w:numPr>
          <w:ilvl w:val="0"/>
          <w:numId w:val="4"/>
        </w:numPr>
        <w:spacing w:after="0" w:line="240" w:lineRule="auto"/>
        <w:ind w:left="480" w:right="480"/>
        <w:rPr>
          <w:rFonts w:ascii="Calibri" w:eastAsia="Times New Roman" w:hAnsi="Calibri" w:cs="Calibri"/>
          <w:color w:val="000000" w:themeColor="text1"/>
          <w:sz w:val="24"/>
          <w:szCs w:val="24"/>
        </w:rPr>
      </w:pPr>
      <w:r w:rsidRPr="00FF2A45">
        <w:rPr>
          <w:rFonts w:ascii="Calibri" w:eastAsia="Times New Roman" w:hAnsi="Calibri" w:cs="Calibri"/>
          <w:b/>
          <w:bCs/>
          <w:color w:val="000000" w:themeColor="text1"/>
          <w:sz w:val="24"/>
          <w:szCs w:val="24"/>
        </w:rPr>
        <w:t>Hard Drive </w:t>
      </w:r>
      <w:r w:rsidRPr="00FF2A45">
        <w:rPr>
          <w:rFonts w:ascii="Calibri" w:eastAsia="Times New Roman" w:hAnsi="Calibri" w:cs="Calibri"/>
          <w:color w:val="000000" w:themeColor="text1"/>
          <w:sz w:val="24"/>
          <w:szCs w:val="24"/>
        </w:rPr>
        <w:t>– a system memory that storages data in a form of archives. Here all our files, folders, operating system, programs, and applications are saved. Hard driver can be of two type: PATA (Parallel Attachment Packet Interface) and SATA (Serial Attachment Packet Interface).</w:t>
      </w:r>
    </w:p>
    <w:p w:rsidR="009A1498" w:rsidRPr="00FF2A45" w:rsidRDefault="009A1498" w:rsidP="009A1498">
      <w:pPr>
        <w:numPr>
          <w:ilvl w:val="0"/>
          <w:numId w:val="4"/>
        </w:numPr>
        <w:spacing w:after="0" w:line="240" w:lineRule="auto"/>
        <w:ind w:left="480" w:right="480"/>
        <w:rPr>
          <w:rFonts w:ascii="Calibri" w:eastAsia="Times New Roman" w:hAnsi="Calibri" w:cs="Calibri"/>
          <w:color w:val="000000" w:themeColor="text1"/>
          <w:sz w:val="24"/>
          <w:szCs w:val="24"/>
        </w:rPr>
      </w:pPr>
      <w:r w:rsidRPr="00FF2A45">
        <w:rPr>
          <w:rFonts w:ascii="Calibri" w:eastAsia="Times New Roman" w:hAnsi="Calibri" w:cs="Calibri"/>
          <w:b/>
          <w:bCs/>
          <w:color w:val="000000" w:themeColor="text1"/>
          <w:sz w:val="24"/>
          <w:szCs w:val="24"/>
        </w:rPr>
        <w:t>Video Card </w:t>
      </w:r>
      <w:r w:rsidRPr="00FF2A45">
        <w:rPr>
          <w:rFonts w:ascii="Calibri" w:eastAsia="Times New Roman" w:hAnsi="Calibri" w:cs="Calibri"/>
          <w:color w:val="000000" w:themeColor="text1"/>
          <w:sz w:val="24"/>
          <w:szCs w:val="24"/>
        </w:rPr>
        <w:t>(graphics adapter) – with its help the outputs from a computer are displayed on the screen. Modern video cards support HDMI (high-definition multimedia interface), VGA (video graphics array) and DVI (digital visual interface).</w:t>
      </w:r>
    </w:p>
    <w:p w:rsidR="009A1498" w:rsidRPr="00FF2A45" w:rsidRDefault="009A1498" w:rsidP="009A1498">
      <w:pPr>
        <w:numPr>
          <w:ilvl w:val="0"/>
          <w:numId w:val="4"/>
        </w:numPr>
        <w:spacing w:after="0" w:line="240" w:lineRule="auto"/>
        <w:ind w:left="480" w:right="480"/>
        <w:rPr>
          <w:rFonts w:ascii="Calibri" w:eastAsia="Times New Roman" w:hAnsi="Calibri" w:cs="Calibri"/>
          <w:color w:val="333333"/>
          <w:sz w:val="24"/>
          <w:szCs w:val="24"/>
        </w:rPr>
      </w:pPr>
      <w:r w:rsidRPr="00FF2A45">
        <w:rPr>
          <w:rFonts w:ascii="Calibri" w:eastAsia="Times New Roman" w:hAnsi="Calibri" w:cs="Calibri"/>
          <w:b/>
          <w:bCs/>
          <w:color w:val="000000" w:themeColor="text1"/>
          <w:sz w:val="24"/>
          <w:szCs w:val="24"/>
        </w:rPr>
        <w:t>Power Supply </w:t>
      </w:r>
      <w:r w:rsidRPr="00FF2A45">
        <w:rPr>
          <w:rFonts w:ascii="Calibri" w:eastAsia="Times New Roman" w:hAnsi="Calibri" w:cs="Calibri"/>
          <w:color w:val="000000" w:themeColor="text1"/>
          <w:sz w:val="24"/>
          <w:szCs w:val="24"/>
        </w:rPr>
        <w:t>– provides every part of PC with electrical power</w:t>
      </w:r>
      <w:r w:rsidRPr="00FF2A45">
        <w:rPr>
          <w:rFonts w:ascii="Calibri" w:eastAsia="Times New Roman" w:hAnsi="Calibri" w:cs="Calibri"/>
          <w:color w:val="333333"/>
          <w:sz w:val="24"/>
          <w:szCs w:val="24"/>
        </w:rPr>
        <w:t>.</w:t>
      </w:r>
    </w:p>
    <w:p w:rsidR="00307046" w:rsidRPr="00FF2A45" w:rsidRDefault="00307046" w:rsidP="00307046">
      <w:pPr>
        <w:rPr>
          <w:rFonts w:ascii="Calibri" w:hAnsi="Calibri" w:cs="Calibri"/>
          <w:b/>
          <w:sz w:val="24"/>
          <w:szCs w:val="24"/>
        </w:rPr>
      </w:pPr>
    </w:p>
    <w:p w:rsidR="00052469" w:rsidRPr="00FF2A45" w:rsidRDefault="00052469" w:rsidP="00052469">
      <w:pPr>
        <w:spacing w:line="360" w:lineRule="auto"/>
        <w:jc w:val="both"/>
        <w:rPr>
          <w:rFonts w:ascii="Calibri" w:hAnsi="Calibri" w:cs="Calibri"/>
          <w:b/>
          <w:bCs/>
          <w:sz w:val="24"/>
          <w:szCs w:val="24"/>
        </w:rPr>
      </w:pPr>
      <w:r w:rsidRPr="00FF2A45">
        <w:rPr>
          <w:rFonts w:ascii="Calibri" w:hAnsi="Calibri" w:cs="Calibri"/>
          <w:b/>
          <w:bCs/>
          <w:sz w:val="24"/>
          <w:szCs w:val="24"/>
        </w:rPr>
        <w:t>Hard Disk Drive :-</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 xml:space="preserve">HDD: - It is stands for Hard Disk Drive. As per the structure of the HDD, there are three types. </w:t>
      </w:r>
    </w:p>
    <w:p w:rsidR="00052469" w:rsidRPr="00FF2A45" w:rsidRDefault="00052469" w:rsidP="00052469">
      <w:pPr>
        <w:pStyle w:val="ListParagraph"/>
        <w:numPr>
          <w:ilvl w:val="0"/>
          <w:numId w:val="8"/>
        </w:numPr>
        <w:spacing w:after="200" w:line="360" w:lineRule="auto"/>
        <w:jc w:val="both"/>
        <w:rPr>
          <w:rFonts w:ascii="Calibri" w:hAnsi="Calibri" w:cs="Calibri"/>
          <w:bCs/>
          <w:sz w:val="24"/>
          <w:szCs w:val="24"/>
        </w:rPr>
      </w:pPr>
      <w:r w:rsidRPr="00FF2A45">
        <w:rPr>
          <w:rFonts w:ascii="Calibri" w:hAnsi="Calibri" w:cs="Calibri"/>
          <w:bCs/>
          <w:sz w:val="24"/>
          <w:szCs w:val="24"/>
        </w:rPr>
        <w:t>IDE Hard Disk Drive</w:t>
      </w:r>
    </w:p>
    <w:p w:rsidR="00052469" w:rsidRPr="00FF2A45" w:rsidRDefault="00052469" w:rsidP="00052469">
      <w:pPr>
        <w:pStyle w:val="ListParagraph"/>
        <w:numPr>
          <w:ilvl w:val="0"/>
          <w:numId w:val="8"/>
        </w:numPr>
        <w:spacing w:after="200" w:line="360" w:lineRule="auto"/>
        <w:jc w:val="both"/>
        <w:rPr>
          <w:rFonts w:ascii="Calibri" w:hAnsi="Calibri" w:cs="Calibri"/>
          <w:bCs/>
          <w:sz w:val="24"/>
          <w:szCs w:val="24"/>
        </w:rPr>
      </w:pPr>
      <w:r w:rsidRPr="00FF2A45">
        <w:rPr>
          <w:rFonts w:ascii="Calibri" w:hAnsi="Calibri" w:cs="Calibri"/>
          <w:bCs/>
          <w:sz w:val="24"/>
          <w:szCs w:val="24"/>
        </w:rPr>
        <w:t>SATA Hard Disk Drive</w:t>
      </w:r>
    </w:p>
    <w:p w:rsidR="00052469" w:rsidRPr="00FF2A45" w:rsidRDefault="00052469" w:rsidP="00052469">
      <w:pPr>
        <w:pStyle w:val="ListParagraph"/>
        <w:numPr>
          <w:ilvl w:val="0"/>
          <w:numId w:val="8"/>
        </w:numPr>
        <w:spacing w:after="200" w:line="360" w:lineRule="auto"/>
        <w:jc w:val="both"/>
        <w:rPr>
          <w:rFonts w:ascii="Calibri" w:hAnsi="Calibri" w:cs="Calibri"/>
          <w:bCs/>
          <w:sz w:val="24"/>
          <w:szCs w:val="24"/>
        </w:rPr>
      </w:pPr>
      <w:r w:rsidRPr="00FF2A45">
        <w:rPr>
          <w:rFonts w:ascii="Calibri" w:hAnsi="Calibri" w:cs="Calibri"/>
          <w:bCs/>
          <w:sz w:val="24"/>
          <w:szCs w:val="24"/>
        </w:rPr>
        <w:t>SCSI Hard Disk Drive.</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
          <w:bCs/>
          <w:sz w:val="24"/>
          <w:szCs w:val="24"/>
        </w:rPr>
        <w:t xml:space="preserve">IDE Hard Disk Drive: - </w:t>
      </w:r>
      <w:r w:rsidRPr="00FF2A45">
        <w:rPr>
          <w:rFonts w:ascii="Calibri" w:hAnsi="Calibri" w:cs="Calibri"/>
          <w:bCs/>
          <w:sz w:val="24"/>
          <w:szCs w:val="24"/>
        </w:rPr>
        <w:t xml:space="preserve">It stands for integrated drive electronic and there are 2 IDEs are presented on the motherboard. </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Primary IDE or IDE0</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Secondary IDE or IDE1</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 xml:space="preserve">Each IDE is supporting two IDE devices. </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 xml:space="preserve">IDE is having 40 pins. </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Data Transfer Rate or Speed is 16.6 mbps.</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RPM (Rotation per Minute) is 7200</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Basically it is using for Desktop usage purpose.</w:t>
      </w:r>
    </w:p>
    <w:p w:rsidR="00052469" w:rsidRPr="00FF2A45" w:rsidRDefault="00052469" w:rsidP="00052469">
      <w:pPr>
        <w:spacing w:line="360" w:lineRule="auto"/>
        <w:jc w:val="both"/>
        <w:rPr>
          <w:rFonts w:ascii="Calibri" w:hAnsi="Calibri" w:cs="Calibri"/>
          <w:bCs/>
          <w:sz w:val="24"/>
          <w:szCs w:val="24"/>
        </w:rPr>
      </w:pPr>
    </w:p>
    <w:p w:rsidR="00052469" w:rsidRPr="00FF2A45" w:rsidRDefault="00052469" w:rsidP="00052469">
      <w:pPr>
        <w:spacing w:line="360" w:lineRule="auto"/>
        <w:rPr>
          <w:rFonts w:ascii="Calibri" w:hAnsi="Calibri" w:cs="Calibri"/>
          <w:bCs/>
          <w:sz w:val="24"/>
          <w:szCs w:val="24"/>
        </w:rPr>
      </w:pPr>
      <w:r w:rsidRPr="00FF2A45">
        <w:rPr>
          <w:rFonts w:ascii="Calibri" w:hAnsi="Calibri" w:cs="Calibri"/>
          <w:bCs/>
          <w:noProof/>
          <w:sz w:val="24"/>
          <w:szCs w:val="24"/>
        </w:rPr>
        <w:lastRenderedPageBreak/>
        <w:drawing>
          <wp:inline distT="0" distB="0" distL="19050" distR="9525">
            <wp:extent cx="3533775" cy="3076575"/>
            <wp:effectExtent l="0" t="0" r="0" b="0"/>
            <wp:docPr id="55" name="Image27" descr="http://www.easy-computer-tech.com/images/IDE-H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http://www.easy-computer-tech.com/images/IDE-HDD.gif"/>
                    <pic:cNvPicPr>
                      <a:picLocks noChangeAspect="1" noChangeArrowheads="1"/>
                    </pic:cNvPicPr>
                  </pic:nvPicPr>
                  <pic:blipFill>
                    <a:blip r:embed="rId19"/>
                    <a:stretch>
                      <a:fillRect/>
                    </a:stretch>
                  </pic:blipFill>
                  <pic:spPr bwMode="auto">
                    <a:xfrm>
                      <a:off x="0" y="0"/>
                      <a:ext cx="3533775" cy="3076575"/>
                    </a:xfrm>
                    <a:prstGeom prst="rect">
                      <a:avLst/>
                    </a:prstGeom>
                  </pic:spPr>
                </pic:pic>
              </a:graphicData>
            </a:graphic>
          </wp:inline>
        </w:drawing>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
          <w:bCs/>
          <w:sz w:val="24"/>
          <w:szCs w:val="24"/>
        </w:rPr>
        <w:t xml:space="preserve">SATA Hard Disk Drive: - </w:t>
      </w:r>
      <w:r w:rsidRPr="00FF2A45">
        <w:rPr>
          <w:rFonts w:ascii="Calibri" w:hAnsi="Calibri" w:cs="Calibri"/>
          <w:bCs/>
          <w:sz w:val="24"/>
          <w:szCs w:val="24"/>
        </w:rPr>
        <w:t xml:space="preserve">It stands for Serial ATA.  </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Each SATA port is supporting one hard disk.</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SATA is having 7 pins</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SATA hard disk is using for Desktop usage purpose.</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 xml:space="preserve">Compare to IDE, SATA is more speed. </w:t>
      </w:r>
    </w:p>
    <w:p w:rsidR="00052469" w:rsidRPr="00FF2A45" w:rsidRDefault="00052469" w:rsidP="00052469">
      <w:pPr>
        <w:spacing w:line="360" w:lineRule="auto"/>
        <w:rPr>
          <w:rFonts w:ascii="Calibri" w:hAnsi="Calibri" w:cs="Calibri"/>
          <w:bCs/>
          <w:sz w:val="24"/>
          <w:szCs w:val="24"/>
        </w:rPr>
      </w:pPr>
      <w:r w:rsidRPr="00FF2A45">
        <w:rPr>
          <w:rFonts w:ascii="Calibri" w:hAnsi="Calibri" w:cs="Calibri"/>
          <w:noProof/>
          <w:sz w:val="24"/>
          <w:szCs w:val="24"/>
        </w:rPr>
        <w:drawing>
          <wp:inline distT="0" distB="0" distL="19050" distR="9525">
            <wp:extent cx="4448175" cy="1905000"/>
            <wp:effectExtent l="0" t="0" r="0" b="0"/>
            <wp:docPr id="56" name="Image28" descr="http://www.hardwaresecrets.com/imageview.php?image=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http://www.hardwaresecrets.com/imageview.php?image=1428"/>
                    <pic:cNvPicPr>
                      <a:picLocks noChangeAspect="1" noChangeArrowheads="1"/>
                    </pic:cNvPicPr>
                  </pic:nvPicPr>
                  <pic:blipFill>
                    <a:blip r:embed="rId20"/>
                    <a:stretch>
                      <a:fillRect/>
                    </a:stretch>
                  </pic:blipFill>
                  <pic:spPr bwMode="auto">
                    <a:xfrm>
                      <a:off x="0" y="0"/>
                      <a:ext cx="4448175" cy="1905000"/>
                    </a:xfrm>
                    <a:prstGeom prst="rect">
                      <a:avLst/>
                    </a:prstGeom>
                  </pic:spPr>
                </pic:pic>
              </a:graphicData>
            </a:graphic>
          </wp:inline>
        </w:drawing>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
          <w:bCs/>
          <w:sz w:val="24"/>
          <w:szCs w:val="24"/>
        </w:rPr>
        <w:t xml:space="preserve">SCSI Hard Disk Drive:-  </w:t>
      </w:r>
      <w:r w:rsidRPr="00FF2A45">
        <w:rPr>
          <w:rFonts w:ascii="Calibri" w:hAnsi="Calibri" w:cs="Calibri"/>
          <w:bCs/>
          <w:sz w:val="24"/>
          <w:szCs w:val="24"/>
        </w:rPr>
        <w:t>SCSI stands for Small Computers Serial Interface or Small computers System Interface.</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Each SCSI is supporting 16 hard disks.</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lastRenderedPageBreak/>
        <w:t>SCSI is having 50 pins.</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Data Transfer speed or Rate is 20 mbps.</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RPM speed is 15000.</w:t>
      </w:r>
    </w:p>
    <w:p w:rsidR="00052469" w:rsidRPr="00FF2A45" w:rsidRDefault="00052469" w:rsidP="00052469">
      <w:pPr>
        <w:spacing w:line="360" w:lineRule="auto"/>
        <w:jc w:val="both"/>
        <w:rPr>
          <w:rFonts w:ascii="Calibri" w:hAnsi="Calibri" w:cs="Calibri"/>
          <w:bCs/>
          <w:sz w:val="24"/>
          <w:szCs w:val="24"/>
        </w:rPr>
      </w:pPr>
      <w:r w:rsidRPr="00FF2A45">
        <w:rPr>
          <w:rFonts w:ascii="Calibri" w:hAnsi="Calibri" w:cs="Calibri"/>
          <w:bCs/>
          <w:sz w:val="24"/>
          <w:szCs w:val="24"/>
        </w:rPr>
        <w:t>SCSI Hard disks are using for servers.</w:t>
      </w:r>
    </w:p>
    <w:p w:rsidR="00052469" w:rsidRPr="00FF2A45" w:rsidRDefault="00052469" w:rsidP="00052469">
      <w:pPr>
        <w:spacing w:line="360" w:lineRule="auto"/>
        <w:rPr>
          <w:rFonts w:ascii="Calibri" w:hAnsi="Calibri" w:cs="Calibri"/>
          <w:bCs/>
          <w:sz w:val="24"/>
          <w:szCs w:val="24"/>
        </w:rPr>
      </w:pPr>
      <w:r w:rsidRPr="00FF2A45">
        <w:rPr>
          <w:rFonts w:ascii="Calibri" w:hAnsi="Calibri" w:cs="Calibri"/>
          <w:bCs/>
          <w:noProof/>
          <w:sz w:val="24"/>
          <w:szCs w:val="24"/>
        </w:rPr>
        <w:drawing>
          <wp:inline distT="0" distB="0" distL="19050" distR="9525">
            <wp:extent cx="3076575" cy="1369695"/>
            <wp:effectExtent l="0" t="0" r="0" b="0"/>
            <wp:docPr id="57" name="Image29" descr="https://encrypted-tbn2.gstatic.com/images?q=tbn:ANd9GcSy4Y_H46DBZJVYtCuMKSuRdUoEJiCaOLnu7QBC9F-BaEG_F9etlJT0u0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 descr="https://encrypted-tbn2.gstatic.com/images?q=tbn:ANd9GcSy4Y_H46DBZJVYtCuMKSuRdUoEJiCaOLnu7QBC9F-BaEG_F9etlJT0u0Dv"/>
                    <pic:cNvPicPr>
                      <a:picLocks noChangeAspect="1" noChangeArrowheads="1"/>
                    </pic:cNvPicPr>
                  </pic:nvPicPr>
                  <pic:blipFill>
                    <a:blip r:embed="rId21"/>
                    <a:stretch>
                      <a:fillRect/>
                    </a:stretch>
                  </pic:blipFill>
                  <pic:spPr bwMode="auto">
                    <a:xfrm>
                      <a:off x="0" y="0"/>
                      <a:ext cx="3076575" cy="1369695"/>
                    </a:xfrm>
                    <a:prstGeom prst="rect">
                      <a:avLst/>
                    </a:prstGeom>
                  </pic:spPr>
                </pic:pic>
              </a:graphicData>
            </a:graphic>
          </wp:inline>
        </w:drawing>
      </w:r>
    </w:p>
    <w:p w:rsidR="00052469" w:rsidRPr="00FF2A45" w:rsidRDefault="00052469" w:rsidP="000C2503">
      <w:pPr>
        <w:rPr>
          <w:rFonts w:ascii="Calibri" w:hAnsi="Calibri" w:cs="Calibri"/>
          <w:b/>
          <w:sz w:val="24"/>
          <w:szCs w:val="24"/>
        </w:rPr>
      </w:pPr>
    </w:p>
    <w:p w:rsidR="00052469" w:rsidRPr="00FF2A45" w:rsidRDefault="00052469" w:rsidP="000C2503">
      <w:pPr>
        <w:rPr>
          <w:rFonts w:ascii="Calibri" w:hAnsi="Calibri" w:cs="Calibri"/>
          <w:b/>
          <w:sz w:val="24"/>
          <w:szCs w:val="24"/>
        </w:rPr>
      </w:pPr>
    </w:p>
    <w:p w:rsidR="00052469" w:rsidRPr="00FF2A45" w:rsidRDefault="00052469" w:rsidP="000C2503">
      <w:pPr>
        <w:rPr>
          <w:rFonts w:ascii="Calibri" w:hAnsi="Calibri" w:cs="Calibri"/>
          <w:b/>
          <w:sz w:val="24"/>
          <w:szCs w:val="24"/>
        </w:rPr>
      </w:pPr>
    </w:p>
    <w:p w:rsidR="00052469" w:rsidRPr="00FF2A45" w:rsidRDefault="00052469" w:rsidP="000C2503">
      <w:pPr>
        <w:rPr>
          <w:rFonts w:ascii="Calibri" w:hAnsi="Calibri" w:cs="Calibri"/>
          <w:b/>
          <w:sz w:val="24"/>
          <w:szCs w:val="24"/>
        </w:rPr>
      </w:pPr>
    </w:p>
    <w:p w:rsidR="000C2503" w:rsidRPr="00FF2A45" w:rsidRDefault="00EB7F98" w:rsidP="000C2503">
      <w:pPr>
        <w:rPr>
          <w:rFonts w:ascii="Calibri" w:hAnsi="Calibri" w:cs="Calibri"/>
          <w:b/>
          <w:sz w:val="24"/>
          <w:szCs w:val="24"/>
        </w:rPr>
      </w:pPr>
      <w:r w:rsidRPr="00FF2A45">
        <w:rPr>
          <w:rFonts w:ascii="Calibri" w:hAnsi="Calibri" w:cs="Calibri"/>
          <w:b/>
          <w:sz w:val="24"/>
          <w:szCs w:val="24"/>
        </w:rPr>
        <w:t>System IO Bus</w:t>
      </w:r>
      <w:r w:rsidR="000C2503" w:rsidRPr="00FF2A45">
        <w:rPr>
          <w:rFonts w:ascii="Calibri" w:hAnsi="Calibri" w:cs="Calibri"/>
          <w:b/>
          <w:sz w:val="24"/>
          <w:szCs w:val="24"/>
        </w:rPr>
        <w:t>:-</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There are two types of buses.</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System bus/local bus/FSB (Front Side Bus):- System bus connects processors and RAM</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 xml:space="preserve">I/O Bus: - I/O Bus connects CPU and other devices. </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Types:-</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PCI Slots</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AGP Slots</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CNR Slots</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IDE Slots</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RAM Slots</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t>FDD Slots</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sz w:val="24"/>
          <w:szCs w:val="24"/>
        </w:rPr>
        <w:lastRenderedPageBreak/>
        <w:t>SATA Ports /Slots</w:t>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
          <w:sz w:val="24"/>
          <w:szCs w:val="24"/>
        </w:rPr>
        <w:t>PCI Slots: -</w:t>
      </w:r>
      <w:r w:rsidRPr="00FF2A45">
        <w:rPr>
          <w:rFonts w:ascii="Calibri" w:hAnsi="Calibri" w:cs="Calibri"/>
          <w:sz w:val="24"/>
          <w:szCs w:val="24"/>
        </w:rPr>
        <w:t xml:space="preserve"> PCI Stands for </w:t>
      </w:r>
      <w:r w:rsidRPr="00FF2A45">
        <w:rPr>
          <w:rFonts w:ascii="Calibri" w:hAnsi="Calibri" w:cs="Calibri"/>
          <w:bCs/>
          <w:sz w:val="24"/>
          <w:szCs w:val="24"/>
        </w:rPr>
        <w:t>Peripheral Component Interconnect.  PCI Slots are mainly using for external card connections.</w:t>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Cs/>
          <w:sz w:val="24"/>
          <w:szCs w:val="24"/>
        </w:rPr>
        <w:t>Ex: - NIC, Sound, VGA, TV Tuner etc.,</w:t>
      </w:r>
    </w:p>
    <w:p w:rsidR="000C2503" w:rsidRPr="00FF2A45" w:rsidRDefault="000C2503" w:rsidP="000C2503">
      <w:pPr>
        <w:spacing w:line="360" w:lineRule="auto"/>
        <w:rPr>
          <w:rFonts w:ascii="Calibri" w:hAnsi="Calibri" w:cs="Calibri"/>
          <w:bCs/>
          <w:sz w:val="24"/>
          <w:szCs w:val="24"/>
        </w:rPr>
      </w:pPr>
      <w:r w:rsidRPr="00FF2A45">
        <w:rPr>
          <w:rFonts w:ascii="Calibri" w:hAnsi="Calibri" w:cs="Calibri"/>
          <w:bCs/>
          <w:noProof/>
          <w:sz w:val="24"/>
          <w:szCs w:val="24"/>
        </w:rPr>
        <w:drawing>
          <wp:inline distT="0" distB="0" distL="19050" distR="0">
            <wp:extent cx="2266950" cy="2182495"/>
            <wp:effectExtent l="0" t="0" r="0" b="0"/>
            <wp:docPr id="5" name="Image12" descr="http://www.hardwarecanucks.com/forum/attachments/video-cards/5973d1244135398-tv-card-looks-wrong-pci-express-x16-slot-pci-sl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http://www.hardwarecanucks.com/forum/attachments/video-cards/5973d1244135398-tv-card-looks-wrong-pci-express-x16-slot-pci-slots.jpg"/>
                    <pic:cNvPicPr>
                      <a:picLocks noChangeAspect="1" noChangeArrowheads="1"/>
                    </pic:cNvPicPr>
                  </pic:nvPicPr>
                  <pic:blipFill>
                    <a:blip r:embed="rId22"/>
                    <a:stretch>
                      <a:fillRect/>
                    </a:stretch>
                  </pic:blipFill>
                  <pic:spPr bwMode="auto">
                    <a:xfrm>
                      <a:off x="0" y="0"/>
                      <a:ext cx="2266950" cy="2182495"/>
                    </a:xfrm>
                    <a:prstGeom prst="rect">
                      <a:avLst/>
                    </a:prstGeom>
                  </pic:spPr>
                </pic:pic>
              </a:graphicData>
            </a:graphic>
          </wp:inline>
        </w:drawing>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
          <w:bCs/>
          <w:sz w:val="24"/>
          <w:szCs w:val="24"/>
        </w:rPr>
        <w:t>AGP Slots: -</w:t>
      </w:r>
      <w:r w:rsidRPr="00FF2A45">
        <w:rPr>
          <w:rFonts w:ascii="Calibri" w:hAnsi="Calibri" w:cs="Calibri"/>
          <w:bCs/>
          <w:sz w:val="24"/>
          <w:szCs w:val="24"/>
        </w:rPr>
        <w:t xml:space="preserve"> AGP Stands for “Accelerated Graphics Port” </w:t>
      </w:r>
      <w:r w:rsidRPr="00FF2A45">
        <w:rPr>
          <w:rFonts w:ascii="Calibri" w:hAnsi="Calibri" w:cs="Calibri"/>
          <w:bCs/>
          <w:i/>
          <w:iCs/>
          <w:sz w:val="24"/>
          <w:szCs w:val="24"/>
        </w:rPr>
        <w:t>AGP</w:t>
      </w:r>
      <w:r w:rsidRPr="00FF2A45">
        <w:rPr>
          <w:rFonts w:ascii="Calibri" w:hAnsi="Calibri" w:cs="Calibri"/>
          <w:bCs/>
          <w:sz w:val="24"/>
          <w:szCs w:val="24"/>
        </w:rPr>
        <w:t xml:space="preserve"> is a type of expansion </w:t>
      </w:r>
      <w:r w:rsidRPr="00FF2A45">
        <w:rPr>
          <w:rFonts w:ascii="Calibri" w:hAnsi="Calibri" w:cs="Calibri"/>
          <w:bCs/>
          <w:i/>
          <w:iCs/>
          <w:sz w:val="24"/>
          <w:szCs w:val="24"/>
        </w:rPr>
        <w:t>slot</w:t>
      </w:r>
      <w:r w:rsidRPr="00FF2A45">
        <w:rPr>
          <w:rFonts w:ascii="Calibri" w:hAnsi="Calibri" w:cs="Calibri"/>
          <w:bCs/>
          <w:sz w:val="24"/>
          <w:szCs w:val="24"/>
        </w:rPr>
        <w:t xml:space="preserve"> designed specifically for graphics cards.</w:t>
      </w:r>
    </w:p>
    <w:p w:rsidR="000C2503" w:rsidRPr="00FF2A45" w:rsidRDefault="000C2503" w:rsidP="000C2503">
      <w:pPr>
        <w:spacing w:line="360" w:lineRule="auto"/>
        <w:rPr>
          <w:rFonts w:ascii="Calibri" w:hAnsi="Calibri" w:cs="Calibri"/>
          <w:bCs/>
          <w:sz w:val="24"/>
          <w:szCs w:val="24"/>
        </w:rPr>
      </w:pPr>
      <w:r w:rsidRPr="00FF2A45">
        <w:rPr>
          <w:rFonts w:ascii="Calibri" w:hAnsi="Calibri" w:cs="Calibri"/>
          <w:noProof/>
          <w:sz w:val="24"/>
          <w:szCs w:val="24"/>
        </w:rPr>
        <w:drawing>
          <wp:inline distT="0" distB="0" distL="19050" distR="0">
            <wp:extent cx="5353050" cy="1536700"/>
            <wp:effectExtent l="0" t="0" r="0" b="0"/>
            <wp:docPr id="6" name="Image13" descr="http://www.ertyu.org/steven_nikkel/images/agppro_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http://www.ertyu.org/steven_nikkel/images/agppro_key.jpg"/>
                    <pic:cNvPicPr>
                      <a:picLocks noChangeAspect="1" noChangeArrowheads="1"/>
                    </pic:cNvPicPr>
                  </pic:nvPicPr>
                  <pic:blipFill>
                    <a:blip r:embed="rId23"/>
                    <a:stretch>
                      <a:fillRect/>
                    </a:stretch>
                  </pic:blipFill>
                  <pic:spPr bwMode="auto">
                    <a:xfrm>
                      <a:off x="0" y="0"/>
                      <a:ext cx="5353050" cy="1536700"/>
                    </a:xfrm>
                    <a:prstGeom prst="rect">
                      <a:avLst/>
                    </a:prstGeom>
                  </pic:spPr>
                </pic:pic>
              </a:graphicData>
            </a:graphic>
          </wp:inline>
        </w:drawing>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
          <w:bCs/>
          <w:sz w:val="24"/>
          <w:szCs w:val="24"/>
        </w:rPr>
        <w:t>CNR Slots: -</w:t>
      </w:r>
      <w:r w:rsidRPr="00FF2A45">
        <w:rPr>
          <w:rFonts w:ascii="Calibri" w:hAnsi="Calibri" w:cs="Calibri"/>
          <w:bCs/>
          <w:sz w:val="24"/>
          <w:szCs w:val="24"/>
        </w:rPr>
        <w:t xml:space="preserve"> It stands for Communication Network Riser slot which is a hardware device that plugs into a motherboard and holds chips for functions like modems and audio devices and external LAN devices.</w:t>
      </w:r>
    </w:p>
    <w:p w:rsidR="000C2503" w:rsidRPr="00FF2A45" w:rsidRDefault="000C2503" w:rsidP="000C2503">
      <w:pPr>
        <w:spacing w:line="360" w:lineRule="auto"/>
        <w:rPr>
          <w:rFonts w:ascii="Calibri" w:hAnsi="Calibri" w:cs="Calibri"/>
          <w:bCs/>
          <w:sz w:val="24"/>
          <w:szCs w:val="24"/>
        </w:rPr>
      </w:pPr>
      <w:r w:rsidRPr="00FF2A45">
        <w:rPr>
          <w:rFonts w:ascii="Calibri" w:hAnsi="Calibri" w:cs="Calibri"/>
          <w:bCs/>
          <w:noProof/>
          <w:sz w:val="24"/>
          <w:szCs w:val="24"/>
        </w:rPr>
        <w:lastRenderedPageBreak/>
        <w:drawing>
          <wp:inline distT="0" distB="0" distL="19050" distR="0">
            <wp:extent cx="1123950" cy="1131570"/>
            <wp:effectExtent l="0" t="0" r="0" b="0"/>
            <wp:docPr id="8" name="Image14" descr="http://www.pccompleto.net/wp-content/uploads/slot_c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 descr="http://www.pccompleto.net/wp-content/uploads/slot_cnr.jpg"/>
                    <pic:cNvPicPr>
                      <a:picLocks noChangeAspect="1" noChangeArrowheads="1"/>
                    </pic:cNvPicPr>
                  </pic:nvPicPr>
                  <pic:blipFill>
                    <a:blip r:embed="rId24"/>
                    <a:stretch>
                      <a:fillRect/>
                    </a:stretch>
                  </pic:blipFill>
                  <pic:spPr bwMode="auto">
                    <a:xfrm>
                      <a:off x="0" y="0"/>
                      <a:ext cx="1123950" cy="1131570"/>
                    </a:xfrm>
                    <a:prstGeom prst="rect">
                      <a:avLst/>
                    </a:prstGeom>
                  </pic:spPr>
                </pic:pic>
              </a:graphicData>
            </a:graphic>
          </wp:inline>
        </w:drawing>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
          <w:bCs/>
          <w:sz w:val="24"/>
          <w:szCs w:val="24"/>
        </w:rPr>
        <w:t>IDE Slots:</w:t>
      </w:r>
      <w:r w:rsidRPr="00FF2A45">
        <w:rPr>
          <w:rFonts w:ascii="Calibri" w:hAnsi="Calibri" w:cs="Calibri"/>
          <w:bCs/>
          <w:sz w:val="24"/>
          <w:szCs w:val="24"/>
        </w:rPr>
        <w:t xml:space="preserve"> - It stands for “Integrated Drive Electronic”. Integrated Drive Electronics (IDE) is a standard interface for connecting a motherboard to storage devices such as hard drives and CD-ROM/DVD drives.</w:t>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Cs/>
          <w:sz w:val="24"/>
          <w:szCs w:val="24"/>
        </w:rPr>
        <w:t>IDE is having 40 pins.</w:t>
      </w:r>
    </w:p>
    <w:p w:rsidR="000C2503" w:rsidRPr="00FF2A45" w:rsidRDefault="000C2503" w:rsidP="000C2503">
      <w:pPr>
        <w:spacing w:line="360" w:lineRule="auto"/>
        <w:jc w:val="both"/>
        <w:rPr>
          <w:rFonts w:ascii="Calibri" w:hAnsi="Calibri" w:cs="Calibri"/>
          <w:sz w:val="24"/>
          <w:szCs w:val="24"/>
        </w:rPr>
      </w:pPr>
      <w:r w:rsidRPr="00FF2A45">
        <w:rPr>
          <w:rFonts w:ascii="Calibri" w:hAnsi="Calibri" w:cs="Calibri"/>
          <w:b/>
          <w:bCs/>
          <w:sz w:val="24"/>
          <w:szCs w:val="24"/>
        </w:rPr>
        <w:t>RAM Slot: -</w:t>
      </w:r>
      <w:r w:rsidRPr="00FF2A45">
        <w:rPr>
          <w:rFonts w:ascii="Calibri" w:hAnsi="Calibri" w:cs="Calibri"/>
          <w:bCs/>
          <w:sz w:val="24"/>
          <w:szCs w:val="24"/>
        </w:rPr>
        <w:t xml:space="preserve"> A memory slot, memory socket, or RAM slot is what allows computer memory (</w:t>
      </w:r>
      <w:hyperlink r:id="rId25">
        <w:r w:rsidRPr="00FF2A45">
          <w:rPr>
            <w:rStyle w:val="InternetLink"/>
            <w:rFonts w:ascii="Calibri" w:hAnsi="Calibri" w:cs="Calibri"/>
            <w:color w:val="000000" w:themeColor="text1"/>
            <w:sz w:val="24"/>
            <w:szCs w:val="24"/>
          </w:rPr>
          <w:t>RAM</w:t>
        </w:r>
      </w:hyperlink>
      <w:r w:rsidRPr="00FF2A45">
        <w:rPr>
          <w:rFonts w:ascii="Calibri" w:hAnsi="Calibri" w:cs="Calibri"/>
          <w:bCs/>
          <w:sz w:val="24"/>
          <w:szCs w:val="24"/>
        </w:rPr>
        <w:t xml:space="preserve">) to be inserted into the computer. </w:t>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Cs/>
          <w:sz w:val="24"/>
          <w:szCs w:val="24"/>
        </w:rPr>
        <w:t>There are two types of RAM Slots.</w:t>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
          <w:bCs/>
          <w:sz w:val="24"/>
          <w:szCs w:val="24"/>
        </w:rPr>
        <w:t>SIMM:</w:t>
      </w:r>
      <w:r w:rsidRPr="00FF2A45">
        <w:rPr>
          <w:rFonts w:ascii="Calibri" w:hAnsi="Calibri" w:cs="Calibri"/>
          <w:bCs/>
          <w:sz w:val="24"/>
          <w:szCs w:val="24"/>
        </w:rPr>
        <w:t xml:space="preserve"> - Stands for “Single Inline Memory Module”.  Simm slots are having double notch.  Simm slots are supporting only SD Rams.  This slot is supporting only SD Rams.</w:t>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Cs/>
          <w:sz w:val="24"/>
          <w:szCs w:val="24"/>
        </w:rPr>
        <w:t>SD stands for Synchronize Dynamic Ram.  Simm slots having 168 pins and now it is outdated.</w:t>
      </w:r>
    </w:p>
    <w:p w:rsidR="000C2503" w:rsidRPr="00FF2A45" w:rsidRDefault="000C2503" w:rsidP="000C2503">
      <w:pPr>
        <w:spacing w:line="360" w:lineRule="auto"/>
        <w:rPr>
          <w:rFonts w:ascii="Calibri" w:hAnsi="Calibri" w:cs="Calibri"/>
          <w:bCs/>
          <w:sz w:val="24"/>
          <w:szCs w:val="24"/>
        </w:rPr>
      </w:pPr>
      <w:r w:rsidRPr="00FF2A45">
        <w:rPr>
          <w:rFonts w:ascii="Calibri" w:hAnsi="Calibri" w:cs="Calibri"/>
          <w:noProof/>
          <w:sz w:val="24"/>
          <w:szCs w:val="24"/>
        </w:rPr>
        <w:drawing>
          <wp:inline distT="0" distB="0" distL="19050" distR="0">
            <wp:extent cx="4914900" cy="1733550"/>
            <wp:effectExtent l="0" t="0" r="0" b="0"/>
            <wp:docPr id="9" name="Image15" descr="http://www.computer-hardware-explained.com/images/sd-ram-labe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http://www.computer-hardware-explained.com/images/sd-ram-labelled.jpg"/>
                    <pic:cNvPicPr>
                      <a:picLocks noChangeAspect="1" noChangeArrowheads="1"/>
                    </pic:cNvPicPr>
                  </pic:nvPicPr>
                  <pic:blipFill>
                    <a:blip r:embed="rId26"/>
                    <a:stretch>
                      <a:fillRect/>
                    </a:stretch>
                  </pic:blipFill>
                  <pic:spPr bwMode="auto">
                    <a:xfrm>
                      <a:off x="0" y="0"/>
                      <a:ext cx="4914900" cy="1733550"/>
                    </a:xfrm>
                    <a:prstGeom prst="rect">
                      <a:avLst/>
                    </a:prstGeom>
                  </pic:spPr>
                </pic:pic>
              </a:graphicData>
            </a:graphic>
          </wp:inline>
        </w:drawing>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
          <w:bCs/>
          <w:sz w:val="24"/>
          <w:szCs w:val="24"/>
        </w:rPr>
        <w:t>DIMM Slots:-</w:t>
      </w:r>
      <w:r w:rsidRPr="00FF2A45">
        <w:rPr>
          <w:rFonts w:ascii="Calibri" w:hAnsi="Calibri" w:cs="Calibri"/>
          <w:bCs/>
          <w:sz w:val="24"/>
          <w:szCs w:val="24"/>
        </w:rPr>
        <w:t xml:space="preserve"> It stands for “Duel Inline Memory Module”  It is having single notch and supporting only DDR Rams.</w:t>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Cs/>
          <w:sz w:val="24"/>
          <w:szCs w:val="24"/>
        </w:rPr>
        <w:t>DDR Stands for Double Data Rate.</w:t>
      </w:r>
    </w:p>
    <w:p w:rsidR="000C2503" w:rsidRPr="00FF2A45" w:rsidRDefault="000C2503" w:rsidP="000C2503">
      <w:pPr>
        <w:spacing w:line="360" w:lineRule="auto"/>
        <w:rPr>
          <w:rFonts w:ascii="Calibri" w:hAnsi="Calibri" w:cs="Calibri"/>
          <w:bCs/>
          <w:sz w:val="24"/>
          <w:szCs w:val="24"/>
        </w:rPr>
      </w:pPr>
      <w:r w:rsidRPr="00FF2A45">
        <w:rPr>
          <w:rFonts w:ascii="Calibri" w:hAnsi="Calibri" w:cs="Calibri"/>
          <w:bCs/>
          <w:noProof/>
          <w:sz w:val="24"/>
          <w:szCs w:val="24"/>
        </w:rPr>
        <w:lastRenderedPageBreak/>
        <w:drawing>
          <wp:inline distT="0" distB="0" distL="19050" distR="6350">
            <wp:extent cx="1746250" cy="1309370"/>
            <wp:effectExtent l="0" t="0" r="0" b="0"/>
            <wp:docPr id="11" name="Image16" descr="http://i.hwa.me/articles/large/11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http://i.hwa.me/articles/large/11307.jpg"/>
                    <pic:cNvPicPr>
                      <a:picLocks noChangeAspect="1" noChangeArrowheads="1"/>
                    </pic:cNvPicPr>
                  </pic:nvPicPr>
                  <pic:blipFill>
                    <a:blip r:embed="rId27"/>
                    <a:stretch>
                      <a:fillRect/>
                    </a:stretch>
                  </pic:blipFill>
                  <pic:spPr bwMode="auto">
                    <a:xfrm>
                      <a:off x="0" y="0"/>
                      <a:ext cx="1746250" cy="1309370"/>
                    </a:xfrm>
                    <a:prstGeom prst="rect">
                      <a:avLst/>
                    </a:prstGeom>
                  </pic:spPr>
                </pic:pic>
              </a:graphicData>
            </a:graphic>
          </wp:inline>
        </w:drawing>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
          <w:bCs/>
          <w:sz w:val="24"/>
          <w:szCs w:val="24"/>
        </w:rPr>
        <w:t xml:space="preserve">FDD Slots: - </w:t>
      </w:r>
      <w:r w:rsidRPr="00FF2A45">
        <w:rPr>
          <w:rFonts w:ascii="Calibri" w:hAnsi="Calibri" w:cs="Calibri"/>
          <w:bCs/>
          <w:sz w:val="24"/>
          <w:szCs w:val="24"/>
        </w:rPr>
        <w:t xml:space="preserve">It is similar in function to the IDE connector. It is a 34 pin ribbon connector that carries data between the motherboard and any floppy drive installed in the PC. </w:t>
      </w:r>
    </w:p>
    <w:p w:rsidR="000C2503" w:rsidRPr="00FF2A45" w:rsidRDefault="000C2503" w:rsidP="000C2503">
      <w:pPr>
        <w:spacing w:line="360" w:lineRule="auto"/>
        <w:rPr>
          <w:rFonts w:ascii="Calibri" w:hAnsi="Calibri" w:cs="Calibri"/>
          <w:bCs/>
          <w:sz w:val="24"/>
          <w:szCs w:val="24"/>
        </w:rPr>
      </w:pPr>
      <w:r w:rsidRPr="00FF2A45">
        <w:rPr>
          <w:rFonts w:ascii="Calibri" w:hAnsi="Calibri" w:cs="Calibri"/>
          <w:noProof/>
          <w:sz w:val="24"/>
          <w:szCs w:val="24"/>
        </w:rPr>
        <w:drawing>
          <wp:inline distT="0" distB="0" distL="19050" distR="0">
            <wp:extent cx="1924050" cy="1591310"/>
            <wp:effectExtent l="0" t="0" r="0" b="0"/>
            <wp:docPr id="12" name="Image17" descr="http://www.computerhope.com/jargon/c/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http://www.computerhope.com/jargon/c/channel.jpg"/>
                    <pic:cNvPicPr>
                      <a:picLocks noChangeAspect="1" noChangeArrowheads="1"/>
                    </pic:cNvPicPr>
                  </pic:nvPicPr>
                  <pic:blipFill>
                    <a:blip r:embed="rId28"/>
                    <a:stretch>
                      <a:fillRect/>
                    </a:stretch>
                  </pic:blipFill>
                  <pic:spPr bwMode="auto">
                    <a:xfrm>
                      <a:off x="0" y="0"/>
                      <a:ext cx="1924050" cy="1591310"/>
                    </a:xfrm>
                    <a:prstGeom prst="rect">
                      <a:avLst/>
                    </a:prstGeom>
                  </pic:spPr>
                </pic:pic>
              </a:graphicData>
            </a:graphic>
          </wp:inline>
        </w:drawing>
      </w:r>
      <w:r w:rsidRPr="00FF2A45">
        <w:rPr>
          <w:rFonts w:ascii="Calibri" w:hAnsi="Calibri" w:cs="Calibri"/>
          <w:bCs/>
          <w:noProof/>
          <w:sz w:val="24"/>
          <w:szCs w:val="24"/>
        </w:rPr>
        <w:drawing>
          <wp:inline distT="0" distB="0" distL="19050" distR="9525">
            <wp:extent cx="2847975" cy="1690370"/>
            <wp:effectExtent l="0" t="0" r="0" b="0"/>
            <wp:docPr id="14" name="Image18" descr="http://img.ehowcdn.com/article-new-thumbnail/ds-photo/getty/article/83/254/89710523_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http://img.ehowcdn.com/article-new-thumbnail/ds-photo/getty/article/83/254/89710523_XS.jpg"/>
                    <pic:cNvPicPr>
                      <a:picLocks noChangeAspect="1" noChangeArrowheads="1"/>
                    </pic:cNvPicPr>
                  </pic:nvPicPr>
                  <pic:blipFill>
                    <a:blip r:embed="rId29"/>
                    <a:stretch>
                      <a:fillRect/>
                    </a:stretch>
                  </pic:blipFill>
                  <pic:spPr bwMode="auto">
                    <a:xfrm>
                      <a:off x="0" y="0"/>
                      <a:ext cx="2847975" cy="1690370"/>
                    </a:xfrm>
                    <a:prstGeom prst="rect">
                      <a:avLst/>
                    </a:prstGeom>
                  </pic:spPr>
                </pic:pic>
              </a:graphicData>
            </a:graphic>
          </wp:inline>
        </w:drawing>
      </w:r>
    </w:p>
    <w:p w:rsidR="000C2503" w:rsidRPr="00FF2A45" w:rsidRDefault="000C2503" w:rsidP="000C2503">
      <w:pPr>
        <w:spacing w:line="360" w:lineRule="auto"/>
        <w:rPr>
          <w:rFonts w:ascii="Calibri" w:hAnsi="Calibri" w:cs="Calibri"/>
          <w:bCs/>
          <w:sz w:val="24"/>
          <w:szCs w:val="24"/>
        </w:rPr>
      </w:pP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
          <w:bCs/>
          <w:sz w:val="24"/>
          <w:szCs w:val="24"/>
        </w:rPr>
        <w:t xml:space="preserve">SATA Slots: - </w:t>
      </w:r>
      <w:r w:rsidRPr="00FF2A45">
        <w:rPr>
          <w:rFonts w:ascii="Calibri" w:hAnsi="Calibri" w:cs="Calibri"/>
          <w:bCs/>
          <w:sz w:val="24"/>
          <w:szCs w:val="24"/>
        </w:rPr>
        <w:t>SATA stands for Serial ATA. The standard hardware interface for connecting hard disks and CD/DVD drives to the computer. SATA was introduced in 2002, and nearly all computers use SATA drives.</w:t>
      </w:r>
    </w:p>
    <w:p w:rsidR="000C2503" w:rsidRPr="00FF2A45" w:rsidRDefault="000C2503" w:rsidP="000C2503">
      <w:pPr>
        <w:spacing w:line="360" w:lineRule="auto"/>
        <w:rPr>
          <w:rFonts w:ascii="Calibri" w:hAnsi="Calibri" w:cs="Calibri"/>
          <w:bCs/>
          <w:sz w:val="24"/>
          <w:szCs w:val="24"/>
        </w:rPr>
      </w:pPr>
      <w:r w:rsidRPr="00FF2A45">
        <w:rPr>
          <w:rFonts w:ascii="Calibri" w:hAnsi="Calibri" w:cs="Calibri"/>
          <w:bCs/>
          <w:noProof/>
          <w:sz w:val="24"/>
          <w:szCs w:val="24"/>
        </w:rPr>
        <w:drawing>
          <wp:inline distT="0" distB="0" distL="19050" distR="0">
            <wp:extent cx="2136140" cy="1600200"/>
            <wp:effectExtent l="0" t="0" r="0" b="0"/>
            <wp:docPr id="15" name="Picture 10" descr="https://encrypted-tbn2.gstatic.com/images?q=tbn:ANd9GcRw-6XDe3-PglduALhqlL2kvNzep-rMBaVCTjXvrdnvwvSqv-xX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descr="https://encrypted-tbn2.gstatic.com/images?q=tbn:ANd9GcRw-6XDe3-PglduALhqlL2kvNzep-rMBaVCTjXvrdnvwvSqv-xXMw"/>
                    <pic:cNvPicPr>
                      <a:picLocks noChangeAspect="1" noChangeArrowheads="1"/>
                    </pic:cNvPicPr>
                  </pic:nvPicPr>
                  <pic:blipFill>
                    <a:blip r:embed="rId30"/>
                    <a:stretch>
                      <a:fillRect/>
                    </a:stretch>
                  </pic:blipFill>
                  <pic:spPr bwMode="auto">
                    <a:xfrm>
                      <a:off x="0" y="0"/>
                      <a:ext cx="2136140" cy="1600200"/>
                    </a:xfrm>
                    <a:prstGeom prst="rect">
                      <a:avLst/>
                    </a:prstGeom>
                  </pic:spPr>
                </pic:pic>
              </a:graphicData>
            </a:graphic>
          </wp:inline>
        </w:drawing>
      </w:r>
    </w:p>
    <w:p w:rsidR="000C2503" w:rsidRPr="00FF2A45" w:rsidRDefault="000C2503" w:rsidP="00307046">
      <w:pPr>
        <w:rPr>
          <w:rFonts w:ascii="Calibri" w:hAnsi="Calibri" w:cs="Calibri"/>
          <w:b/>
          <w:sz w:val="24"/>
          <w:szCs w:val="24"/>
        </w:rPr>
      </w:pPr>
    </w:p>
    <w:p w:rsidR="000C2503" w:rsidRPr="00FF2A45" w:rsidRDefault="000C2503" w:rsidP="000C2503">
      <w:pPr>
        <w:rPr>
          <w:rFonts w:ascii="Calibri" w:hAnsi="Calibri" w:cs="Calibri"/>
          <w:b/>
          <w:sz w:val="24"/>
          <w:szCs w:val="24"/>
        </w:rPr>
      </w:pPr>
      <w:r w:rsidRPr="00FF2A45">
        <w:rPr>
          <w:rFonts w:ascii="Calibri" w:hAnsi="Calibri" w:cs="Calibri"/>
          <w:b/>
          <w:sz w:val="24"/>
          <w:szCs w:val="24"/>
        </w:rPr>
        <w:t>System IO ports:-</w:t>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
          <w:bCs/>
          <w:sz w:val="24"/>
          <w:szCs w:val="24"/>
        </w:rPr>
        <w:lastRenderedPageBreak/>
        <w:t xml:space="preserve">Input/output Ports:- </w:t>
      </w:r>
      <w:r w:rsidRPr="00FF2A45">
        <w:rPr>
          <w:rFonts w:ascii="Calibri" w:hAnsi="Calibri" w:cs="Calibri"/>
          <w:bCs/>
          <w:sz w:val="24"/>
          <w:szCs w:val="24"/>
        </w:rPr>
        <w:t>Input/output port is what allows the software drivers to communicate with hardware devices on your computer.</w:t>
      </w:r>
    </w:p>
    <w:p w:rsidR="000C2503" w:rsidRPr="00FF2A45" w:rsidRDefault="000C2503" w:rsidP="000C2503">
      <w:pPr>
        <w:spacing w:line="360" w:lineRule="auto"/>
        <w:rPr>
          <w:rFonts w:ascii="Calibri" w:hAnsi="Calibri" w:cs="Calibri"/>
          <w:b/>
          <w:bCs/>
          <w:sz w:val="24"/>
          <w:szCs w:val="24"/>
          <w:u w:val="single"/>
        </w:rPr>
      </w:pPr>
      <w:r w:rsidRPr="00FF2A45">
        <w:rPr>
          <w:rFonts w:ascii="Calibri" w:hAnsi="Calibri" w:cs="Calibri"/>
          <w:noProof/>
          <w:sz w:val="24"/>
          <w:szCs w:val="24"/>
        </w:rPr>
        <w:drawing>
          <wp:inline distT="0" distB="0" distL="19050" distR="0">
            <wp:extent cx="5143500" cy="1895475"/>
            <wp:effectExtent l="0" t="0" r="0" b="0"/>
            <wp:docPr id="18" name="Image19" descr="http://www.studynotes.net/images/motherboard-in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9" descr="http://www.studynotes.net/images/motherboard-inputs.jpg"/>
                    <pic:cNvPicPr>
                      <a:picLocks noChangeAspect="1" noChangeArrowheads="1"/>
                    </pic:cNvPicPr>
                  </pic:nvPicPr>
                  <pic:blipFill>
                    <a:blip r:embed="rId31"/>
                    <a:stretch>
                      <a:fillRect/>
                    </a:stretch>
                  </pic:blipFill>
                  <pic:spPr bwMode="auto">
                    <a:xfrm>
                      <a:off x="0" y="0"/>
                      <a:ext cx="5143500" cy="1895475"/>
                    </a:xfrm>
                    <a:prstGeom prst="rect">
                      <a:avLst/>
                    </a:prstGeom>
                  </pic:spPr>
                </pic:pic>
              </a:graphicData>
            </a:graphic>
          </wp:inline>
        </w:drawing>
      </w:r>
    </w:p>
    <w:p w:rsidR="000C2503" w:rsidRPr="00FF2A45" w:rsidRDefault="000C2503" w:rsidP="000C2503">
      <w:pPr>
        <w:spacing w:line="360" w:lineRule="auto"/>
        <w:jc w:val="both"/>
        <w:rPr>
          <w:rFonts w:ascii="Calibri" w:hAnsi="Calibri" w:cs="Calibri"/>
          <w:bCs/>
          <w:sz w:val="24"/>
          <w:szCs w:val="24"/>
        </w:rPr>
      </w:pPr>
      <w:r w:rsidRPr="00FF2A45">
        <w:rPr>
          <w:rFonts w:ascii="Calibri" w:hAnsi="Calibri" w:cs="Calibri"/>
          <w:bCs/>
          <w:sz w:val="24"/>
          <w:szCs w:val="24"/>
        </w:rPr>
        <w:t>Below is power ports presented on motherboard.</w:t>
      </w:r>
    </w:p>
    <w:p w:rsidR="000C2503" w:rsidRPr="00FF2A45" w:rsidRDefault="000C2503" w:rsidP="000C2503">
      <w:pPr>
        <w:pStyle w:val="ListParagraph"/>
        <w:numPr>
          <w:ilvl w:val="0"/>
          <w:numId w:val="5"/>
        </w:numPr>
        <w:spacing w:after="200" w:line="360" w:lineRule="auto"/>
        <w:jc w:val="both"/>
        <w:rPr>
          <w:rFonts w:ascii="Calibri" w:hAnsi="Calibri" w:cs="Calibri"/>
          <w:bCs/>
          <w:sz w:val="24"/>
          <w:szCs w:val="24"/>
        </w:rPr>
      </w:pPr>
      <w:r w:rsidRPr="00FF2A45">
        <w:rPr>
          <w:rFonts w:ascii="Calibri" w:hAnsi="Calibri" w:cs="Calibri"/>
          <w:b/>
          <w:bCs/>
          <w:sz w:val="24"/>
          <w:szCs w:val="24"/>
        </w:rPr>
        <w:t>Power port:</w:t>
      </w:r>
      <w:r w:rsidRPr="00FF2A45">
        <w:rPr>
          <w:rFonts w:ascii="Calibri" w:hAnsi="Calibri" w:cs="Calibri"/>
          <w:bCs/>
          <w:sz w:val="24"/>
          <w:szCs w:val="24"/>
        </w:rPr>
        <w:t xml:space="preserve"> It is for power supplying purpose. This one having three pins. With help of SMPS it supplies the power to motherboard.</w:t>
      </w:r>
    </w:p>
    <w:p w:rsidR="000C2503" w:rsidRPr="00FF2A45" w:rsidRDefault="000C2503" w:rsidP="000C2503">
      <w:pPr>
        <w:pStyle w:val="ListParagraph"/>
        <w:numPr>
          <w:ilvl w:val="0"/>
          <w:numId w:val="5"/>
        </w:numPr>
        <w:spacing w:after="200" w:line="360" w:lineRule="auto"/>
        <w:jc w:val="both"/>
        <w:rPr>
          <w:rFonts w:ascii="Calibri" w:hAnsi="Calibri" w:cs="Calibri"/>
          <w:bCs/>
          <w:sz w:val="24"/>
          <w:szCs w:val="24"/>
        </w:rPr>
      </w:pPr>
      <w:r w:rsidRPr="00FF2A45">
        <w:rPr>
          <w:rFonts w:ascii="Calibri" w:hAnsi="Calibri" w:cs="Calibri"/>
          <w:b/>
          <w:bCs/>
          <w:sz w:val="24"/>
          <w:szCs w:val="24"/>
        </w:rPr>
        <w:t>PS2 Keyboard port:</w:t>
      </w:r>
      <w:r w:rsidRPr="00FF2A45">
        <w:rPr>
          <w:rFonts w:ascii="Calibri" w:hAnsi="Calibri" w:cs="Calibri"/>
          <w:bCs/>
          <w:sz w:val="24"/>
          <w:szCs w:val="24"/>
        </w:rPr>
        <w:t xml:space="preserve"> It is having 6 pin din female connector. This color is purple or blue.</w:t>
      </w:r>
    </w:p>
    <w:p w:rsidR="000C2503" w:rsidRPr="00FF2A45" w:rsidRDefault="000C2503" w:rsidP="000C2503">
      <w:pPr>
        <w:pStyle w:val="ListParagraph"/>
        <w:numPr>
          <w:ilvl w:val="0"/>
          <w:numId w:val="5"/>
        </w:numPr>
        <w:spacing w:after="200" w:line="360" w:lineRule="auto"/>
        <w:jc w:val="both"/>
        <w:rPr>
          <w:rFonts w:ascii="Calibri" w:hAnsi="Calibri" w:cs="Calibri"/>
          <w:bCs/>
          <w:sz w:val="24"/>
          <w:szCs w:val="24"/>
        </w:rPr>
      </w:pPr>
      <w:r w:rsidRPr="00FF2A45">
        <w:rPr>
          <w:rFonts w:ascii="Calibri" w:hAnsi="Calibri" w:cs="Calibri"/>
          <w:b/>
          <w:bCs/>
          <w:sz w:val="24"/>
          <w:szCs w:val="24"/>
        </w:rPr>
        <w:t xml:space="preserve">PS2 Mouse Port: </w:t>
      </w:r>
      <w:r w:rsidRPr="00FF2A45">
        <w:rPr>
          <w:rFonts w:ascii="Calibri" w:hAnsi="Calibri" w:cs="Calibri"/>
          <w:bCs/>
          <w:sz w:val="24"/>
          <w:szCs w:val="24"/>
        </w:rPr>
        <w:t>It looks like keyboard port but color is green.</w:t>
      </w:r>
    </w:p>
    <w:p w:rsidR="000C2503" w:rsidRPr="00FF2A45" w:rsidRDefault="000C2503" w:rsidP="000C2503">
      <w:pPr>
        <w:pStyle w:val="ListParagraph"/>
        <w:numPr>
          <w:ilvl w:val="0"/>
          <w:numId w:val="5"/>
        </w:numPr>
        <w:spacing w:after="200" w:line="360" w:lineRule="auto"/>
        <w:jc w:val="both"/>
        <w:rPr>
          <w:rFonts w:ascii="Calibri" w:hAnsi="Calibri" w:cs="Calibri"/>
          <w:bCs/>
          <w:sz w:val="24"/>
          <w:szCs w:val="24"/>
        </w:rPr>
      </w:pPr>
      <w:r w:rsidRPr="00FF2A45">
        <w:rPr>
          <w:rFonts w:ascii="Calibri" w:hAnsi="Calibri" w:cs="Calibri"/>
          <w:b/>
          <w:bCs/>
          <w:sz w:val="24"/>
          <w:szCs w:val="24"/>
        </w:rPr>
        <w:t>Serial Port:</w:t>
      </w:r>
      <w:r w:rsidRPr="00FF2A45">
        <w:rPr>
          <w:rFonts w:ascii="Calibri" w:hAnsi="Calibri" w:cs="Calibri"/>
          <w:bCs/>
          <w:sz w:val="24"/>
          <w:szCs w:val="24"/>
        </w:rPr>
        <w:t xml:space="preserve"> It is having 9 pin male connectors. Here we can insert serial mouse and extended modems.</w:t>
      </w:r>
    </w:p>
    <w:p w:rsidR="000C2503" w:rsidRPr="00FF2A45" w:rsidRDefault="000C2503" w:rsidP="000C2503">
      <w:pPr>
        <w:pStyle w:val="ListParagraph"/>
        <w:numPr>
          <w:ilvl w:val="0"/>
          <w:numId w:val="5"/>
        </w:numPr>
        <w:spacing w:after="200" w:line="360" w:lineRule="auto"/>
        <w:jc w:val="both"/>
        <w:rPr>
          <w:rFonts w:ascii="Calibri" w:hAnsi="Calibri" w:cs="Calibri"/>
          <w:bCs/>
          <w:sz w:val="24"/>
          <w:szCs w:val="24"/>
        </w:rPr>
      </w:pPr>
      <w:r w:rsidRPr="00FF2A45">
        <w:rPr>
          <w:rFonts w:ascii="Calibri" w:hAnsi="Calibri" w:cs="Calibri"/>
          <w:b/>
          <w:bCs/>
          <w:sz w:val="24"/>
          <w:szCs w:val="24"/>
        </w:rPr>
        <w:t>Parallel Port:</w:t>
      </w:r>
      <w:r w:rsidRPr="00FF2A45">
        <w:rPr>
          <w:rFonts w:ascii="Calibri" w:hAnsi="Calibri" w:cs="Calibri"/>
          <w:bCs/>
          <w:sz w:val="24"/>
          <w:szCs w:val="24"/>
        </w:rPr>
        <w:t xml:space="preserve"> It is a 25 pin female connector. By using this, we can insert inkjet or Dot Matrix printer. LPT stands for Line Print Terminal.</w:t>
      </w:r>
    </w:p>
    <w:p w:rsidR="000C2503" w:rsidRPr="00FF2A45" w:rsidRDefault="000C2503" w:rsidP="000C2503">
      <w:pPr>
        <w:pStyle w:val="ListParagraph"/>
        <w:numPr>
          <w:ilvl w:val="0"/>
          <w:numId w:val="5"/>
        </w:numPr>
        <w:spacing w:after="200" w:line="360" w:lineRule="auto"/>
        <w:jc w:val="both"/>
        <w:rPr>
          <w:rFonts w:ascii="Calibri" w:hAnsi="Calibri" w:cs="Calibri"/>
          <w:bCs/>
          <w:sz w:val="24"/>
          <w:szCs w:val="24"/>
        </w:rPr>
      </w:pPr>
      <w:r w:rsidRPr="00FF2A45">
        <w:rPr>
          <w:rFonts w:ascii="Calibri" w:hAnsi="Calibri" w:cs="Calibri"/>
          <w:b/>
          <w:bCs/>
          <w:sz w:val="24"/>
          <w:szCs w:val="24"/>
        </w:rPr>
        <w:t>VGA Port:</w:t>
      </w:r>
      <w:r w:rsidRPr="00FF2A45">
        <w:rPr>
          <w:rFonts w:ascii="Calibri" w:hAnsi="Calibri" w:cs="Calibri"/>
          <w:bCs/>
          <w:sz w:val="24"/>
          <w:szCs w:val="24"/>
        </w:rPr>
        <w:t xml:space="preserve">  It stands for Video Graphic Adaptor.  It is a 15 pin female connector.  The vga port is used for connecting a computer to a monitor.</w:t>
      </w:r>
    </w:p>
    <w:p w:rsidR="000C2503" w:rsidRPr="00FF2A45" w:rsidRDefault="000C2503" w:rsidP="000C2503">
      <w:pPr>
        <w:pStyle w:val="ListParagraph"/>
        <w:numPr>
          <w:ilvl w:val="0"/>
          <w:numId w:val="5"/>
        </w:numPr>
        <w:spacing w:after="200" w:line="360" w:lineRule="auto"/>
        <w:jc w:val="both"/>
        <w:rPr>
          <w:rFonts w:ascii="Calibri" w:hAnsi="Calibri" w:cs="Calibri"/>
          <w:sz w:val="24"/>
          <w:szCs w:val="24"/>
        </w:rPr>
      </w:pPr>
      <w:r w:rsidRPr="00FF2A45">
        <w:rPr>
          <w:rFonts w:ascii="Calibri" w:hAnsi="Calibri" w:cs="Calibri"/>
          <w:b/>
          <w:bCs/>
          <w:sz w:val="24"/>
          <w:szCs w:val="24"/>
        </w:rPr>
        <w:t>USB Port:</w:t>
      </w:r>
      <w:r w:rsidRPr="00FF2A45">
        <w:rPr>
          <w:rFonts w:ascii="Calibri" w:hAnsi="Calibri" w:cs="Calibri"/>
          <w:bCs/>
          <w:sz w:val="24"/>
          <w:szCs w:val="24"/>
        </w:rPr>
        <w:t xml:space="preserve">  Short for Universal Serial Bus, an </w:t>
      </w:r>
      <w:hyperlink r:id="rId32">
        <w:r w:rsidRPr="00FF2A45">
          <w:rPr>
            <w:rStyle w:val="InternetLink"/>
            <w:rFonts w:ascii="Calibri" w:hAnsi="Calibri" w:cs="Calibri"/>
            <w:sz w:val="24"/>
            <w:szCs w:val="24"/>
          </w:rPr>
          <w:t>external bus</w:t>
        </w:r>
      </w:hyperlink>
      <w:r w:rsidRPr="00FF2A45">
        <w:rPr>
          <w:rFonts w:ascii="Calibri" w:hAnsi="Calibri" w:cs="Calibri"/>
          <w:bCs/>
          <w:sz w:val="24"/>
          <w:szCs w:val="24"/>
        </w:rPr>
        <w:t xml:space="preserve"> standard that supports </w:t>
      </w:r>
      <w:hyperlink r:id="rId33">
        <w:r w:rsidRPr="00FF2A45">
          <w:rPr>
            <w:rStyle w:val="InternetLink"/>
            <w:rFonts w:ascii="Calibri" w:hAnsi="Calibri" w:cs="Calibri"/>
            <w:sz w:val="24"/>
            <w:szCs w:val="24"/>
          </w:rPr>
          <w:t>data transfer rates</w:t>
        </w:r>
      </w:hyperlink>
      <w:r w:rsidRPr="00FF2A45">
        <w:rPr>
          <w:rFonts w:ascii="Calibri" w:hAnsi="Calibri" w:cs="Calibri"/>
          <w:bCs/>
          <w:sz w:val="24"/>
          <w:szCs w:val="24"/>
        </w:rPr>
        <w:t xml:space="preserve"> of 12 </w:t>
      </w:r>
      <w:hyperlink r:id="rId34">
        <w:r w:rsidRPr="00FF2A45">
          <w:rPr>
            <w:rStyle w:val="InternetLink"/>
            <w:rFonts w:ascii="Calibri" w:hAnsi="Calibri" w:cs="Calibri"/>
            <w:sz w:val="24"/>
            <w:szCs w:val="24"/>
          </w:rPr>
          <w:t>Mbps</w:t>
        </w:r>
      </w:hyperlink>
      <w:r w:rsidRPr="00FF2A45">
        <w:rPr>
          <w:rFonts w:ascii="Calibri" w:hAnsi="Calibri" w:cs="Calibri"/>
          <w:bCs/>
          <w:sz w:val="24"/>
          <w:szCs w:val="24"/>
        </w:rPr>
        <w:t xml:space="preserve">. A single USB </w:t>
      </w:r>
      <w:hyperlink r:id="rId35">
        <w:r w:rsidRPr="00FF2A45">
          <w:rPr>
            <w:rStyle w:val="InternetLink"/>
            <w:rFonts w:ascii="Calibri" w:hAnsi="Calibri" w:cs="Calibri"/>
            <w:sz w:val="24"/>
            <w:szCs w:val="24"/>
          </w:rPr>
          <w:t>port</w:t>
        </w:r>
      </w:hyperlink>
      <w:r w:rsidRPr="00FF2A45">
        <w:rPr>
          <w:rFonts w:ascii="Calibri" w:hAnsi="Calibri" w:cs="Calibri"/>
          <w:bCs/>
          <w:sz w:val="24"/>
          <w:szCs w:val="24"/>
        </w:rPr>
        <w:t xml:space="preserve"> can be used to connect up to 127 </w:t>
      </w:r>
      <w:hyperlink r:id="rId36">
        <w:r w:rsidRPr="00FF2A45">
          <w:rPr>
            <w:rStyle w:val="InternetLink"/>
            <w:rFonts w:ascii="Calibri" w:hAnsi="Calibri" w:cs="Calibri"/>
            <w:sz w:val="24"/>
            <w:szCs w:val="24"/>
          </w:rPr>
          <w:t>peripheral devices</w:t>
        </w:r>
      </w:hyperlink>
      <w:r w:rsidRPr="00FF2A45">
        <w:rPr>
          <w:rFonts w:ascii="Calibri" w:hAnsi="Calibri" w:cs="Calibri"/>
          <w:bCs/>
          <w:sz w:val="24"/>
          <w:szCs w:val="24"/>
        </w:rPr>
        <w:t xml:space="preserve">, such as </w:t>
      </w:r>
      <w:hyperlink r:id="rId37">
        <w:r w:rsidRPr="00FF2A45">
          <w:rPr>
            <w:rStyle w:val="InternetLink"/>
            <w:rFonts w:ascii="Calibri" w:hAnsi="Calibri" w:cs="Calibri"/>
            <w:sz w:val="24"/>
            <w:szCs w:val="24"/>
          </w:rPr>
          <w:t>mice</w:t>
        </w:r>
      </w:hyperlink>
      <w:r w:rsidRPr="00FF2A45">
        <w:rPr>
          <w:rFonts w:ascii="Calibri" w:hAnsi="Calibri" w:cs="Calibri"/>
          <w:bCs/>
          <w:sz w:val="24"/>
          <w:szCs w:val="24"/>
        </w:rPr>
        <w:t xml:space="preserve">, </w:t>
      </w:r>
      <w:hyperlink r:id="rId38">
        <w:r w:rsidRPr="00FF2A45">
          <w:rPr>
            <w:rStyle w:val="InternetLink"/>
            <w:rFonts w:ascii="Calibri" w:hAnsi="Calibri" w:cs="Calibri"/>
            <w:sz w:val="24"/>
            <w:szCs w:val="24"/>
          </w:rPr>
          <w:t>modems</w:t>
        </w:r>
      </w:hyperlink>
      <w:r w:rsidRPr="00FF2A45">
        <w:rPr>
          <w:rFonts w:ascii="Calibri" w:hAnsi="Calibri" w:cs="Calibri"/>
          <w:bCs/>
          <w:sz w:val="24"/>
          <w:szCs w:val="24"/>
        </w:rPr>
        <w:t xml:space="preserve">, and </w:t>
      </w:r>
      <w:hyperlink r:id="rId39">
        <w:r w:rsidRPr="00FF2A45">
          <w:rPr>
            <w:rStyle w:val="InternetLink"/>
            <w:rFonts w:ascii="Calibri" w:hAnsi="Calibri" w:cs="Calibri"/>
            <w:sz w:val="24"/>
            <w:szCs w:val="24"/>
          </w:rPr>
          <w:t>keyboards</w:t>
        </w:r>
      </w:hyperlink>
      <w:r w:rsidRPr="00FF2A45">
        <w:rPr>
          <w:rFonts w:ascii="Calibri" w:hAnsi="Calibri" w:cs="Calibri"/>
          <w:bCs/>
          <w:sz w:val="24"/>
          <w:szCs w:val="24"/>
        </w:rPr>
        <w:t xml:space="preserve">. USB also supports </w:t>
      </w:r>
      <w:hyperlink r:id="rId40">
        <w:r w:rsidRPr="00FF2A45">
          <w:rPr>
            <w:rStyle w:val="InternetLink"/>
            <w:rFonts w:ascii="Calibri" w:hAnsi="Calibri" w:cs="Calibri"/>
            <w:sz w:val="24"/>
            <w:szCs w:val="24"/>
          </w:rPr>
          <w:t>Plug-and-Play</w:t>
        </w:r>
      </w:hyperlink>
      <w:r w:rsidRPr="00FF2A45">
        <w:rPr>
          <w:rFonts w:ascii="Calibri" w:hAnsi="Calibri" w:cs="Calibri"/>
          <w:bCs/>
          <w:sz w:val="24"/>
          <w:szCs w:val="24"/>
        </w:rPr>
        <w:t xml:space="preserve"> installation and </w:t>
      </w:r>
      <w:hyperlink r:id="rId41">
        <w:r w:rsidRPr="00FF2A45">
          <w:rPr>
            <w:rStyle w:val="InternetLink"/>
            <w:rFonts w:ascii="Calibri" w:hAnsi="Calibri" w:cs="Calibri"/>
            <w:sz w:val="24"/>
            <w:szCs w:val="24"/>
          </w:rPr>
          <w:t>hot plugging</w:t>
        </w:r>
      </w:hyperlink>
      <w:r w:rsidRPr="00FF2A45">
        <w:rPr>
          <w:rFonts w:ascii="Calibri" w:hAnsi="Calibri" w:cs="Calibri"/>
          <w:bCs/>
          <w:sz w:val="24"/>
          <w:szCs w:val="24"/>
        </w:rPr>
        <w:t>.</w:t>
      </w:r>
    </w:p>
    <w:p w:rsidR="000C2503" w:rsidRPr="00FF2A45" w:rsidRDefault="000C2503" w:rsidP="000C2503">
      <w:pPr>
        <w:pStyle w:val="ListParagraph"/>
        <w:numPr>
          <w:ilvl w:val="0"/>
          <w:numId w:val="5"/>
        </w:numPr>
        <w:spacing w:after="200" w:line="360" w:lineRule="auto"/>
        <w:jc w:val="both"/>
        <w:rPr>
          <w:rFonts w:ascii="Calibri" w:hAnsi="Calibri" w:cs="Calibri"/>
          <w:bCs/>
          <w:sz w:val="24"/>
          <w:szCs w:val="24"/>
        </w:rPr>
      </w:pPr>
      <w:r w:rsidRPr="00FF2A45">
        <w:rPr>
          <w:rFonts w:ascii="Calibri" w:hAnsi="Calibri" w:cs="Calibri"/>
          <w:b/>
          <w:bCs/>
          <w:sz w:val="24"/>
          <w:szCs w:val="24"/>
        </w:rPr>
        <w:t>1394a Port:</w:t>
      </w:r>
      <w:r w:rsidRPr="00FF2A45">
        <w:rPr>
          <w:rFonts w:ascii="Calibri" w:hAnsi="Calibri" w:cs="Calibri"/>
          <w:bCs/>
          <w:sz w:val="24"/>
          <w:szCs w:val="24"/>
        </w:rPr>
        <w:t xml:space="preserve"> It is Fire wire port. It is a communications standard. It's used mainly for peripherals such as external hard drives or optical drives.</w:t>
      </w:r>
    </w:p>
    <w:p w:rsidR="000C2503" w:rsidRPr="00FF2A45" w:rsidRDefault="000C2503" w:rsidP="000C2503">
      <w:pPr>
        <w:pStyle w:val="ListParagraph"/>
        <w:numPr>
          <w:ilvl w:val="0"/>
          <w:numId w:val="5"/>
        </w:numPr>
        <w:spacing w:after="200" w:line="360" w:lineRule="auto"/>
        <w:jc w:val="both"/>
        <w:rPr>
          <w:rFonts w:ascii="Calibri" w:hAnsi="Calibri" w:cs="Calibri"/>
          <w:bCs/>
          <w:sz w:val="24"/>
          <w:szCs w:val="24"/>
        </w:rPr>
      </w:pPr>
      <w:r w:rsidRPr="00FF2A45">
        <w:rPr>
          <w:rFonts w:ascii="Calibri" w:hAnsi="Calibri" w:cs="Calibri"/>
          <w:b/>
          <w:bCs/>
          <w:sz w:val="24"/>
          <w:szCs w:val="24"/>
        </w:rPr>
        <w:lastRenderedPageBreak/>
        <w:t>LAN Port:</w:t>
      </w:r>
      <w:r w:rsidRPr="00FF2A45">
        <w:rPr>
          <w:rFonts w:ascii="Calibri" w:hAnsi="Calibri" w:cs="Calibri"/>
          <w:bCs/>
          <w:sz w:val="24"/>
          <w:szCs w:val="24"/>
        </w:rPr>
        <w:t xml:space="preserve">  (</w:t>
      </w:r>
      <w:r w:rsidRPr="00FF2A45">
        <w:rPr>
          <w:rFonts w:ascii="Calibri" w:hAnsi="Calibri" w:cs="Calibri"/>
          <w:b/>
          <w:bCs/>
          <w:sz w:val="24"/>
          <w:szCs w:val="24"/>
        </w:rPr>
        <w:t>L</w:t>
      </w:r>
      <w:r w:rsidRPr="00FF2A45">
        <w:rPr>
          <w:rFonts w:ascii="Calibri" w:hAnsi="Calibri" w:cs="Calibri"/>
          <w:bCs/>
          <w:sz w:val="24"/>
          <w:szCs w:val="24"/>
        </w:rPr>
        <w:t xml:space="preserve">ocal </w:t>
      </w:r>
      <w:r w:rsidRPr="00FF2A45">
        <w:rPr>
          <w:rFonts w:ascii="Calibri" w:hAnsi="Calibri" w:cs="Calibri"/>
          <w:b/>
          <w:bCs/>
          <w:sz w:val="24"/>
          <w:szCs w:val="24"/>
        </w:rPr>
        <w:t>A</w:t>
      </w:r>
      <w:r w:rsidRPr="00FF2A45">
        <w:rPr>
          <w:rFonts w:ascii="Calibri" w:hAnsi="Calibri" w:cs="Calibri"/>
          <w:bCs/>
          <w:sz w:val="24"/>
          <w:szCs w:val="24"/>
        </w:rPr>
        <w:t xml:space="preserve">rea </w:t>
      </w:r>
      <w:r w:rsidRPr="00FF2A45">
        <w:rPr>
          <w:rFonts w:ascii="Calibri" w:hAnsi="Calibri" w:cs="Calibri"/>
          <w:b/>
          <w:bCs/>
          <w:sz w:val="24"/>
          <w:szCs w:val="24"/>
        </w:rPr>
        <w:t>N</w:t>
      </w:r>
      <w:r w:rsidRPr="00FF2A45">
        <w:rPr>
          <w:rFonts w:ascii="Calibri" w:hAnsi="Calibri" w:cs="Calibri"/>
          <w:bCs/>
          <w:sz w:val="24"/>
          <w:szCs w:val="24"/>
        </w:rPr>
        <w:t>etwork port) An RJ-45 Ethernet socket on a computer or network device such as a switch or router. It allows a computer to connect to a network using a wired connection.</w:t>
      </w:r>
    </w:p>
    <w:p w:rsidR="000C2503" w:rsidRPr="00FF2A45" w:rsidRDefault="000C2503" w:rsidP="001544AC">
      <w:pPr>
        <w:pStyle w:val="ListParagraph"/>
        <w:numPr>
          <w:ilvl w:val="0"/>
          <w:numId w:val="5"/>
        </w:numPr>
        <w:spacing w:after="200" w:line="360" w:lineRule="auto"/>
        <w:jc w:val="both"/>
        <w:rPr>
          <w:rFonts w:ascii="Calibri" w:hAnsi="Calibri" w:cs="Calibri"/>
          <w:bCs/>
          <w:sz w:val="24"/>
          <w:szCs w:val="24"/>
        </w:rPr>
      </w:pPr>
      <w:r w:rsidRPr="00FF2A45">
        <w:rPr>
          <w:rFonts w:ascii="Calibri" w:hAnsi="Calibri" w:cs="Calibri"/>
          <w:b/>
          <w:bCs/>
          <w:sz w:val="24"/>
          <w:szCs w:val="24"/>
        </w:rPr>
        <w:t>Audio Port:</w:t>
      </w:r>
      <w:r w:rsidRPr="00FF2A45">
        <w:rPr>
          <w:rFonts w:ascii="Calibri" w:hAnsi="Calibri" w:cs="Calibri"/>
          <w:bCs/>
          <w:sz w:val="24"/>
          <w:szCs w:val="24"/>
        </w:rPr>
        <w:t xml:space="preserve"> Sound in, Sound out and Microphone ports.</w:t>
      </w:r>
    </w:p>
    <w:p w:rsidR="003E287F" w:rsidRPr="00FF2A45" w:rsidRDefault="003E287F" w:rsidP="001544AC">
      <w:pPr>
        <w:rPr>
          <w:rFonts w:ascii="Calibri" w:hAnsi="Calibri" w:cs="Calibri"/>
          <w:sz w:val="24"/>
          <w:szCs w:val="24"/>
        </w:rPr>
      </w:pPr>
    </w:p>
    <w:p w:rsidR="0093032B" w:rsidRPr="00FF2A45" w:rsidRDefault="0093032B" w:rsidP="0093032B">
      <w:pPr>
        <w:spacing w:line="360" w:lineRule="auto"/>
        <w:jc w:val="both"/>
        <w:rPr>
          <w:rFonts w:ascii="Calibri" w:hAnsi="Calibri" w:cs="Calibri"/>
          <w:b/>
          <w:bCs/>
          <w:sz w:val="24"/>
          <w:szCs w:val="24"/>
        </w:rPr>
      </w:pPr>
      <w:r w:rsidRPr="00FF2A45">
        <w:rPr>
          <w:rFonts w:ascii="Calibri" w:hAnsi="Calibri" w:cs="Calibri"/>
          <w:b/>
          <w:bCs/>
          <w:sz w:val="24"/>
          <w:szCs w:val="24"/>
        </w:rPr>
        <w:t>Server :-</w:t>
      </w:r>
    </w:p>
    <w:p w:rsidR="0093032B" w:rsidRPr="00FF2A45" w:rsidRDefault="0093032B" w:rsidP="0093032B">
      <w:pPr>
        <w:spacing w:line="360" w:lineRule="auto"/>
        <w:jc w:val="both"/>
        <w:rPr>
          <w:rFonts w:ascii="Calibri" w:hAnsi="Calibri" w:cs="Calibri"/>
          <w:bCs/>
          <w:sz w:val="24"/>
          <w:szCs w:val="24"/>
        </w:rPr>
      </w:pPr>
      <w:r w:rsidRPr="00FF2A45">
        <w:rPr>
          <w:rFonts w:ascii="Calibri" w:hAnsi="Calibri" w:cs="Calibri"/>
          <w:b/>
          <w:bCs/>
          <w:sz w:val="24"/>
          <w:szCs w:val="24"/>
        </w:rPr>
        <w:t>A server</w:t>
      </w:r>
      <w:r w:rsidRPr="00FF2A45">
        <w:rPr>
          <w:rFonts w:ascii="Calibri" w:hAnsi="Calibri" w:cs="Calibri"/>
          <w:sz w:val="24"/>
          <w:szCs w:val="24"/>
        </w:rPr>
        <w:t> is a computer program that provides services to other computer programs (and their users) in the same or other computers. The computer that a server program runs in is also frequently referred to as a server</w:t>
      </w:r>
    </w:p>
    <w:p w:rsidR="0093032B" w:rsidRPr="00FF2A45" w:rsidRDefault="0093032B" w:rsidP="0093032B">
      <w:pPr>
        <w:spacing w:line="360" w:lineRule="auto"/>
        <w:jc w:val="both"/>
        <w:rPr>
          <w:rFonts w:ascii="Calibri" w:hAnsi="Calibri" w:cs="Calibri"/>
          <w:bCs/>
          <w:sz w:val="24"/>
          <w:szCs w:val="24"/>
        </w:rPr>
      </w:pPr>
      <w:r w:rsidRPr="00FF2A45">
        <w:rPr>
          <w:rFonts w:ascii="Calibri" w:hAnsi="Calibri" w:cs="Calibri"/>
          <w:bCs/>
          <w:sz w:val="24"/>
          <w:szCs w:val="24"/>
        </w:rPr>
        <w:t xml:space="preserve">There are three types of servers </w:t>
      </w:r>
    </w:p>
    <w:p w:rsidR="0093032B" w:rsidRPr="00FF2A45" w:rsidRDefault="0093032B" w:rsidP="0093032B">
      <w:pPr>
        <w:pStyle w:val="ListParagraph"/>
        <w:numPr>
          <w:ilvl w:val="0"/>
          <w:numId w:val="9"/>
        </w:numPr>
        <w:spacing w:after="200" w:line="360" w:lineRule="auto"/>
        <w:jc w:val="both"/>
        <w:rPr>
          <w:rFonts w:ascii="Calibri" w:hAnsi="Calibri" w:cs="Calibri"/>
          <w:b/>
          <w:bCs/>
          <w:sz w:val="24"/>
          <w:szCs w:val="24"/>
        </w:rPr>
      </w:pPr>
      <w:r w:rsidRPr="00FF2A45">
        <w:rPr>
          <w:rFonts w:ascii="Calibri" w:hAnsi="Calibri" w:cs="Calibri"/>
          <w:b/>
          <w:bCs/>
          <w:sz w:val="24"/>
          <w:szCs w:val="24"/>
        </w:rPr>
        <w:t>Rack Server</w:t>
      </w:r>
    </w:p>
    <w:p w:rsidR="0093032B" w:rsidRPr="00FF2A45" w:rsidRDefault="0093032B" w:rsidP="0093032B">
      <w:pPr>
        <w:pStyle w:val="ListParagraph"/>
        <w:numPr>
          <w:ilvl w:val="0"/>
          <w:numId w:val="9"/>
        </w:numPr>
        <w:spacing w:after="200" w:line="360" w:lineRule="auto"/>
        <w:jc w:val="both"/>
        <w:rPr>
          <w:rFonts w:ascii="Calibri" w:hAnsi="Calibri" w:cs="Calibri"/>
          <w:b/>
          <w:bCs/>
          <w:sz w:val="24"/>
          <w:szCs w:val="24"/>
        </w:rPr>
      </w:pPr>
      <w:r w:rsidRPr="00FF2A45">
        <w:rPr>
          <w:rFonts w:ascii="Calibri" w:hAnsi="Calibri" w:cs="Calibri"/>
          <w:b/>
          <w:bCs/>
          <w:sz w:val="24"/>
          <w:szCs w:val="24"/>
        </w:rPr>
        <w:t>Blade Server</w:t>
      </w:r>
    </w:p>
    <w:p w:rsidR="0093032B" w:rsidRPr="00FF2A45" w:rsidRDefault="0093032B" w:rsidP="0093032B">
      <w:pPr>
        <w:pStyle w:val="ListParagraph"/>
        <w:numPr>
          <w:ilvl w:val="0"/>
          <w:numId w:val="9"/>
        </w:numPr>
        <w:spacing w:after="200" w:line="360" w:lineRule="auto"/>
        <w:jc w:val="both"/>
        <w:rPr>
          <w:rFonts w:ascii="Calibri" w:hAnsi="Calibri" w:cs="Calibri"/>
          <w:b/>
          <w:bCs/>
          <w:sz w:val="24"/>
          <w:szCs w:val="24"/>
        </w:rPr>
      </w:pPr>
      <w:r w:rsidRPr="00FF2A45">
        <w:rPr>
          <w:rFonts w:ascii="Calibri" w:hAnsi="Calibri" w:cs="Calibri"/>
          <w:b/>
          <w:bCs/>
          <w:sz w:val="24"/>
          <w:szCs w:val="24"/>
        </w:rPr>
        <w:t>Tower Server</w:t>
      </w:r>
    </w:p>
    <w:p w:rsidR="0093032B" w:rsidRPr="00FF2A45" w:rsidRDefault="0093032B" w:rsidP="0093032B">
      <w:pPr>
        <w:pStyle w:val="ListParagraph"/>
        <w:numPr>
          <w:ilvl w:val="0"/>
          <w:numId w:val="9"/>
        </w:numPr>
        <w:tabs>
          <w:tab w:val="left" w:pos="360"/>
          <w:tab w:val="left" w:pos="450"/>
        </w:tabs>
        <w:spacing w:after="200" w:line="360" w:lineRule="auto"/>
        <w:ind w:left="90" w:hanging="90"/>
        <w:jc w:val="both"/>
        <w:rPr>
          <w:rFonts w:ascii="Calibri" w:hAnsi="Calibri" w:cs="Calibri"/>
          <w:bCs/>
          <w:sz w:val="24"/>
          <w:szCs w:val="24"/>
        </w:rPr>
      </w:pPr>
      <w:r w:rsidRPr="00FF2A45">
        <w:rPr>
          <w:rFonts w:ascii="Calibri" w:hAnsi="Calibri" w:cs="Calibri"/>
          <w:b/>
          <w:bCs/>
          <w:sz w:val="24"/>
          <w:szCs w:val="24"/>
        </w:rPr>
        <w:t>Rack Server: -</w:t>
      </w:r>
      <w:r w:rsidRPr="00FF2A45">
        <w:rPr>
          <w:rFonts w:ascii="Calibri" w:hAnsi="Calibri" w:cs="Calibri"/>
          <w:bCs/>
          <w:sz w:val="24"/>
          <w:szCs w:val="24"/>
        </w:rPr>
        <w:t xml:space="preserve"> A rack server, also referred to as a rack-mount server, is the standard size server used for mounting inside a data centre server cabinet or rack frame infrastructure. A single rack server is 19"w x 1.75"h. This is referred to as a 1U rack server which is short form for 1 unit.</w:t>
      </w:r>
    </w:p>
    <w:p w:rsidR="0093032B" w:rsidRPr="00FF2A45" w:rsidRDefault="0093032B" w:rsidP="003E287F">
      <w:pPr>
        <w:rPr>
          <w:rFonts w:ascii="Calibri" w:hAnsi="Calibri" w:cs="Calibri"/>
          <w:b/>
          <w:sz w:val="24"/>
          <w:szCs w:val="24"/>
        </w:rPr>
      </w:pPr>
      <w:r w:rsidRPr="00FF2A45">
        <w:rPr>
          <w:rFonts w:ascii="Calibri" w:hAnsi="Calibri" w:cs="Calibri"/>
          <w:b/>
          <w:noProof/>
          <w:sz w:val="24"/>
          <w:szCs w:val="24"/>
        </w:rPr>
        <w:drawing>
          <wp:inline distT="0" distB="0" distL="19050" distR="0">
            <wp:extent cx="4000500" cy="2543175"/>
            <wp:effectExtent l="0" t="0" r="0" b="0"/>
            <wp:docPr id="65" name="Picture 63" descr="http://common.ziffdavisinternet.com/encyclopedia_images/R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3" descr="http://common.ziffdavisinternet.com/encyclopedia_images/RACK.GIF"/>
                    <pic:cNvPicPr>
                      <a:picLocks noChangeAspect="1" noChangeArrowheads="1"/>
                    </pic:cNvPicPr>
                  </pic:nvPicPr>
                  <pic:blipFill>
                    <a:blip r:embed="rId42"/>
                    <a:stretch>
                      <a:fillRect/>
                    </a:stretch>
                  </pic:blipFill>
                  <pic:spPr bwMode="auto">
                    <a:xfrm>
                      <a:off x="0" y="0"/>
                      <a:ext cx="4000500" cy="2543175"/>
                    </a:xfrm>
                    <a:prstGeom prst="rect">
                      <a:avLst/>
                    </a:prstGeom>
                  </pic:spPr>
                </pic:pic>
              </a:graphicData>
            </a:graphic>
          </wp:inline>
        </w:drawing>
      </w:r>
    </w:p>
    <w:p w:rsidR="0093032B" w:rsidRPr="00FF2A45" w:rsidRDefault="0093032B" w:rsidP="0093032B">
      <w:pPr>
        <w:spacing w:line="360" w:lineRule="auto"/>
        <w:jc w:val="both"/>
        <w:rPr>
          <w:rFonts w:ascii="Calibri" w:hAnsi="Calibri" w:cs="Calibri"/>
          <w:bCs/>
          <w:sz w:val="24"/>
          <w:szCs w:val="24"/>
        </w:rPr>
      </w:pPr>
      <w:r w:rsidRPr="00FF2A45">
        <w:rPr>
          <w:rFonts w:ascii="Calibri" w:hAnsi="Calibri" w:cs="Calibri"/>
          <w:bCs/>
          <w:sz w:val="24"/>
          <w:szCs w:val="24"/>
        </w:rPr>
        <w:lastRenderedPageBreak/>
        <w:t>Ex:- Dell PowerEdge R710, Dell PowerEdge R720, HP Proliant DL380 G7 and HP Proliant DL380 G8.</w:t>
      </w:r>
    </w:p>
    <w:p w:rsidR="0093032B" w:rsidRPr="00FF2A45" w:rsidRDefault="0093032B" w:rsidP="0093032B">
      <w:pPr>
        <w:pStyle w:val="ListParagraph"/>
        <w:numPr>
          <w:ilvl w:val="0"/>
          <w:numId w:val="11"/>
        </w:numPr>
        <w:spacing w:line="360" w:lineRule="auto"/>
        <w:jc w:val="both"/>
        <w:rPr>
          <w:rFonts w:ascii="Calibri" w:hAnsi="Calibri" w:cs="Calibri"/>
          <w:bCs/>
          <w:sz w:val="24"/>
          <w:szCs w:val="24"/>
        </w:rPr>
      </w:pPr>
      <w:r w:rsidRPr="00FF2A45">
        <w:rPr>
          <w:rFonts w:ascii="Calibri" w:hAnsi="Calibri" w:cs="Calibri"/>
          <w:bCs/>
          <w:sz w:val="24"/>
          <w:szCs w:val="24"/>
        </w:rPr>
        <w:t>Blade Server:-</w:t>
      </w:r>
    </w:p>
    <w:p w:rsidR="0093032B" w:rsidRPr="00FF2A45" w:rsidRDefault="0093032B" w:rsidP="0093032B">
      <w:pPr>
        <w:spacing w:line="360" w:lineRule="auto"/>
        <w:jc w:val="both"/>
        <w:rPr>
          <w:rFonts w:ascii="Calibri" w:hAnsi="Calibri" w:cs="Calibri"/>
          <w:b/>
          <w:bCs/>
          <w:sz w:val="24"/>
          <w:szCs w:val="24"/>
        </w:rPr>
      </w:pPr>
      <w:r w:rsidRPr="00FF2A45">
        <w:rPr>
          <w:rFonts w:ascii="Calibri" w:hAnsi="Calibri" w:cs="Calibri"/>
          <w:sz w:val="24"/>
          <w:szCs w:val="24"/>
          <w:shd w:val="clear" w:color="auto" w:fill="FFFFFF"/>
        </w:rPr>
        <w:t>A blade server is a compact, self-contained server that consists of core processing components that fit into an enclosure with other blade servers. A single blade may consist of hot-plug hard-drives, memory, network cards, input/output cards and integrated lights-out remote management. The modular design of the blade server helps to optimize server performance and reduce energy costs.</w:t>
      </w:r>
    </w:p>
    <w:p w:rsidR="0093032B" w:rsidRPr="00FF2A45" w:rsidRDefault="00344447" w:rsidP="0093032B">
      <w:pPr>
        <w:spacing w:line="360" w:lineRule="auto"/>
        <w:jc w:val="both"/>
        <w:rPr>
          <w:rFonts w:ascii="Calibri" w:hAnsi="Calibri" w:cs="Calibri"/>
          <w:b/>
          <w:bCs/>
          <w:sz w:val="24"/>
          <w:szCs w:val="24"/>
        </w:rPr>
      </w:pPr>
      <w:r w:rsidRPr="00FF2A45">
        <w:rPr>
          <w:rFonts w:ascii="Calibri" w:hAnsi="Calibri" w:cs="Calibri"/>
          <w:b/>
          <w:bCs/>
          <w:noProof/>
          <w:sz w:val="24"/>
          <w:szCs w:val="24"/>
        </w:rPr>
        <w:drawing>
          <wp:inline distT="0" distB="0" distL="19050" distR="9525">
            <wp:extent cx="4530000" cy="3192572"/>
            <wp:effectExtent l="19050" t="0" r="3900" b="0"/>
            <wp:docPr id="21" name="Image36" descr="http://www.maxi-pedia.com/web_files/images/Blade_Server_Chas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 descr="http://www.maxi-pedia.com/web_files/images/Blade_Server_Chassis.png"/>
                    <pic:cNvPicPr>
                      <a:picLocks noChangeAspect="1" noChangeArrowheads="1"/>
                    </pic:cNvPicPr>
                  </pic:nvPicPr>
                  <pic:blipFill>
                    <a:blip r:embed="rId43"/>
                    <a:stretch>
                      <a:fillRect/>
                    </a:stretch>
                  </pic:blipFill>
                  <pic:spPr bwMode="auto">
                    <a:xfrm>
                      <a:off x="0" y="0"/>
                      <a:ext cx="4530000" cy="3192572"/>
                    </a:xfrm>
                    <a:prstGeom prst="rect">
                      <a:avLst/>
                    </a:prstGeom>
                  </pic:spPr>
                </pic:pic>
              </a:graphicData>
            </a:graphic>
          </wp:inline>
        </w:drawing>
      </w:r>
    </w:p>
    <w:p w:rsidR="0093032B" w:rsidRPr="00FF2A45" w:rsidRDefault="00344447" w:rsidP="00344447">
      <w:pPr>
        <w:spacing w:line="360" w:lineRule="auto"/>
        <w:rPr>
          <w:rFonts w:ascii="Calibri" w:hAnsi="Calibri" w:cs="Calibri"/>
          <w:bCs/>
          <w:sz w:val="24"/>
          <w:szCs w:val="24"/>
        </w:rPr>
      </w:pPr>
      <w:r w:rsidRPr="00FF2A45">
        <w:rPr>
          <w:rFonts w:ascii="Calibri" w:hAnsi="Calibri" w:cs="Calibri"/>
          <w:bCs/>
          <w:sz w:val="24"/>
          <w:szCs w:val="24"/>
        </w:rPr>
        <w:t>Ex:- Dell PowerEdge M600, Dell PowerEdge M610 and HP Proliant BL495c and etc.,</w:t>
      </w:r>
    </w:p>
    <w:p w:rsidR="0093032B" w:rsidRPr="00FF2A45" w:rsidRDefault="0093032B" w:rsidP="0093032B">
      <w:pPr>
        <w:pStyle w:val="ListParagraph"/>
        <w:numPr>
          <w:ilvl w:val="0"/>
          <w:numId w:val="12"/>
        </w:numPr>
        <w:spacing w:line="360" w:lineRule="auto"/>
        <w:jc w:val="both"/>
        <w:rPr>
          <w:rFonts w:ascii="Calibri" w:hAnsi="Calibri" w:cs="Calibri"/>
          <w:sz w:val="24"/>
          <w:szCs w:val="24"/>
        </w:rPr>
      </w:pPr>
      <w:r w:rsidRPr="00FF2A45">
        <w:rPr>
          <w:rFonts w:ascii="Calibri" w:hAnsi="Calibri" w:cs="Calibri"/>
          <w:b/>
          <w:bCs/>
          <w:sz w:val="24"/>
          <w:szCs w:val="24"/>
        </w:rPr>
        <w:t xml:space="preserve">Tower Servers: - </w:t>
      </w:r>
      <w:r w:rsidRPr="00FF2A45">
        <w:rPr>
          <w:rFonts w:ascii="Calibri" w:hAnsi="Calibri" w:cs="Calibri"/>
          <w:bCs/>
          <w:sz w:val="24"/>
          <w:szCs w:val="24"/>
        </w:rPr>
        <w:t xml:space="preserve">A tower server is a computer intended for use as a </w:t>
      </w:r>
      <w:hyperlink r:id="rId44">
        <w:r w:rsidRPr="00FF2A45">
          <w:rPr>
            <w:rStyle w:val="InternetLink"/>
            <w:rFonts w:ascii="Calibri" w:hAnsi="Calibri" w:cs="Calibri"/>
            <w:color w:val="000000" w:themeColor="text1"/>
            <w:sz w:val="24"/>
            <w:szCs w:val="24"/>
          </w:rPr>
          <w:t>server</w:t>
        </w:r>
      </w:hyperlink>
      <w:r w:rsidRPr="00FF2A45">
        <w:rPr>
          <w:rFonts w:ascii="Calibri" w:hAnsi="Calibri" w:cs="Calibri"/>
          <w:bCs/>
          <w:sz w:val="24"/>
          <w:szCs w:val="24"/>
        </w:rPr>
        <w:t xml:space="preserve"> and built in an upright cabinet that stands alone. The cabinet, called a tower, is similar in size and shape to the cabinet for a tower-style personal computer. This is in contrast to </w:t>
      </w:r>
      <w:hyperlink r:id="rId45">
        <w:r w:rsidRPr="00FF2A45">
          <w:rPr>
            <w:rStyle w:val="InternetLink"/>
            <w:rFonts w:ascii="Calibri" w:hAnsi="Calibri" w:cs="Calibri"/>
            <w:color w:val="000000" w:themeColor="text1"/>
            <w:sz w:val="24"/>
            <w:szCs w:val="24"/>
          </w:rPr>
          <w:t>rack server</w:t>
        </w:r>
      </w:hyperlink>
      <w:r w:rsidRPr="00FF2A45">
        <w:rPr>
          <w:rFonts w:ascii="Calibri" w:hAnsi="Calibri" w:cs="Calibri"/>
          <w:bCs/>
          <w:sz w:val="24"/>
          <w:szCs w:val="24"/>
        </w:rPr>
        <w:t xml:space="preserve"> s or </w:t>
      </w:r>
      <w:hyperlink r:id="rId46">
        <w:r w:rsidRPr="00FF2A45">
          <w:rPr>
            <w:rStyle w:val="InternetLink"/>
            <w:rFonts w:ascii="Calibri" w:hAnsi="Calibri" w:cs="Calibri"/>
            <w:color w:val="000000" w:themeColor="text1"/>
            <w:sz w:val="24"/>
            <w:szCs w:val="24"/>
          </w:rPr>
          <w:t>blade server</w:t>
        </w:r>
      </w:hyperlink>
      <w:r w:rsidRPr="00FF2A45">
        <w:rPr>
          <w:rFonts w:ascii="Calibri" w:hAnsi="Calibri" w:cs="Calibri"/>
          <w:bCs/>
          <w:sz w:val="24"/>
          <w:szCs w:val="24"/>
        </w:rPr>
        <w:t xml:space="preserve"> s, which are designed to be </w:t>
      </w:r>
      <w:hyperlink r:id="rId47">
        <w:r w:rsidRPr="00FF2A45">
          <w:rPr>
            <w:rStyle w:val="InternetLink"/>
            <w:rFonts w:ascii="Calibri" w:hAnsi="Calibri" w:cs="Calibri"/>
            <w:color w:val="000000" w:themeColor="text1"/>
            <w:sz w:val="24"/>
            <w:szCs w:val="24"/>
          </w:rPr>
          <w:t>rack-mounted</w:t>
        </w:r>
      </w:hyperlink>
      <w:r w:rsidRPr="00FF2A45">
        <w:rPr>
          <w:rFonts w:ascii="Calibri" w:hAnsi="Calibri" w:cs="Calibri"/>
          <w:bCs/>
          <w:sz w:val="24"/>
          <w:szCs w:val="24"/>
        </w:rPr>
        <w:t>.</w:t>
      </w:r>
    </w:p>
    <w:p w:rsidR="0093032B" w:rsidRPr="00FF2A45" w:rsidRDefault="0093032B" w:rsidP="003E287F">
      <w:pPr>
        <w:rPr>
          <w:rFonts w:ascii="Calibri" w:hAnsi="Calibri" w:cs="Calibri"/>
          <w:b/>
          <w:sz w:val="24"/>
          <w:szCs w:val="24"/>
        </w:rPr>
      </w:pPr>
      <w:r w:rsidRPr="00FF2A45">
        <w:rPr>
          <w:rFonts w:ascii="Calibri" w:hAnsi="Calibri" w:cs="Calibri"/>
          <w:b/>
          <w:noProof/>
          <w:sz w:val="24"/>
          <w:szCs w:val="24"/>
        </w:rPr>
        <w:lastRenderedPageBreak/>
        <w:drawing>
          <wp:inline distT="0" distB="0" distL="19050" distR="9525">
            <wp:extent cx="3616861" cy="2520000"/>
            <wp:effectExtent l="19050" t="0" r="2639" b="0"/>
            <wp:docPr id="67" name="Image37" descr="http://i.dell.com/das/xa.ashx/global-site-design%20WEB/d5cbffcf-2e25-5a83-e202-d7f4841abb4a/1/OriginalPng?id=Dell/Product_Images/Dell_Enterprise_Products/Enterprise_Systems/PowerEdge/PowerEdge_T410/hero/server-poweredge-t410-left-hero-504x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7" descr="http://i.dell.com/das/xa.ashx/global-site-design%20WEB/d5cbffcf-2e25-5a83-e202-d7f4841abb4a/1/OriginalPng?id=Dell/Product_Images/Dell_Enterprise_Products/Enterprise_Systems/PowerEdge/PowerEdge_T410/hero/server-poweredge-t410-left-hero-504x350.png"/>
                    <pic:cNvPicPr>
                      <a:picLocks noChangeAspect="1" noChangeArrowheads="1"/>
                    </pic:cNvPicPr>
                  </pic:nvPicPr>
                  <pic:blipFill>
                    <a:blip r:embed="rId48"/>
                    <a:stretch>
                      <a:fillRect/>
                    </a:stretch>
                  </pic:blipFill>
                  <pic:spPr bwMode="auto">
                    <a:xfrm>
                      <a:off x="0" y="0"/>
                      <a:ext cx="3616861" cy="2520000"/>
                    </a:xfrm>
                    <a:prstGeom prst="rect">
                      <a:avLst/>
                    </a:prstGeom>
                  </pic:spPr>
                </pic:pic>
              </a:graphicData>
            </a:graphic>
          </wp:inline>
        </w:drawing>
      </w:r>
    </w:p>
    <w:p w:rsidR="0093032B" w:rsidRPr="00FF2A45" w:rsidRDefault="0093032B" w:rsidP="003E287F">
      <w:pPr>
        <w:rPr>
          <w:rFonts w:ascii="Calibri" w:hAnsi="Calibri" w:cs="Calibri"/>
          <w:b/>
          <w:sz w:val="24"/>
          <w:szCs w:val="24"/>
        </w:rPr>
      </w:pPr>
    </w:p>
    <w:p w:rsidR="0093032B" w:rsidRPr="00FF2A45" w:rsidRDefault="0093032B" w:rsidP="0093032B">
      <w:pPr>
        <w:spacing w:line="360" w:lineRule="auto"/>
        <w:rPr>
          <w:rFonts w:ascii="Calibri" w:hAnsi="Calibri" w:cs="Calibri"/>
          <w:bCs/>
          <w:sz w:val="24"/>
          <w:szCs w:val="24"/>
        </w:rPr>
      </w:pPr>
      <w:r w:rsidRPr="00FF2A45">
        <w:rPr>
          <w:rFonts w:ascii="Calibri" w:hAnsi="Calibri" w:cs="Calibri"/>
          <w:bCs/>
          <w:sz w:val="24"/>
          <w:szCs w:val="24"/>
        </w:rPr>
        <w:t xml:space="preserve">Ex: - Dell PE T300, Dell PE 11G T610 and HP Proliant ML 350 G6 etc., </w:t>
      </w:r>
    </w:p>
    <w:p w:rsidR="0093032B" w:rsidRPr="00FF2A45" w:rsidRDefault="0093032B" w:rsidP="003E287F">
      <w:pPr>
        <w:rPr>
          <w:rFonts w:ascii="Calibri" w:hAnsi="Calibri" w:cs="Calibri"/>
          <w:b/>
          <w:sz w:val="24"/>
          <w:szCs w:val="24"/>
        </w:rPr>
      </w:pPr>
    </w:p>
    <w:p w:rsidR="0093032B" w:rsidRPr="00FF2A45" w:rsidRDefault="0093032B" w:rsidP="003E287F">
      <w:pPr>
        <w:rPr>
          <w:rFonts w:ascii="Calibri" w:hAnsi="Calibri" w:cs="Calibri"/>
          <w:b/>
          <w:sz w:val="24"/>
          <w:szCs w:val="24"/>
        </w:rPr>
      </w:pPr>
    </w:p>
    <w:p w:rsidR="0093032B" w:rsidRPr="00FF2A45" w:rsidRDefault="0093032B" w:rsidP="003E287F">
      <w:pPr>
        <w:rPr>
          <w:rFonts w:ascii="Calibri" w:hAnsi="Calibri" w:cs="Calibri"/>
          <w:b/>
          <w:sz w:val="24"/>
          <w:szCs w:val="24"/>
        </w:rPr>
      </w:pPr>
    </w:p>
    <w:p w:rsidR="003E287F" w:rsidRPr="00FF2A45" w:rsidRDefault="003E287F" w:rsidP="003E287F">
      <w:pPr>
        <w:rPr>
          <w:rFonts w:ascii="Calibri" w:hAnsi="Calibri" w:cs="Calibri"/>
          <w:b/>
          <w:sz w:val="24"/>
          <w:szCs w:val="24"/>
        </w:rPr>
      </w:pPr>
      <w:r w:rsidRPr="00FF2A45">
        <w:rPr>
          <w:rFonts w:ascii="Calibri" w:hAnsi="Calibri" w:cs="Calibri"/>
          <w:b/>
          <w:sz w:val="24"/>
          <w:szCs w:val="24"/>
        </w:rPr>
        <w:t>System Bios:-</w:t>
      </w:r>
    </w:p>
    <w:p w:rsidR="00D22B74" w:rsidRPr="00FF2A45" w:rsidRDefault="00D22B74" w:rsidP="001544AC">
      <w:pPr>
        <w:rPr>
          <w:rFonts w:ascii="Calibri" w:hAnsi="Calibri" w:cs="Calibri"/>
          <w:sz w:val="24"/>
          <w:szCs w:val="24"/>
        </w:rPr>
      </w:pPr>
    </w:p>
    <w:p w:rsidR="001544AC" w:rsidRPr="00FF2A45" w:rsidRDefault="001544AC" w:rsidP="001544AC">
      <w:pPr>
        <w:rPr>
          <w:rFonts w:ascii="Calibri" w:hAnsi="Calibri" w:cs="Calibri"/>
          <w:sz w:val="24"/>
          <w:szCs w:val="24"/>
        </w:rPr>
      </w:pPr>
      <w:r w:rsidRPr="00FF2A45">
        <w:rPr>
          <w:rFonts w:ascii="Calibri" w:hAnsi="Calibri" w:cs="Calibri"/>
          <w:sz w:val="24"/>
          <w:szCs w:val="24"/>
        </w:rPr>
        <w:t xml:space="preserve">(Referral link :- </w:t>
      </w:r>
      <w:hyperlink r:id="rId49" w:history="1">
        <w:r w:rsidRPr="00FF2A45">
          <w:rPr>
            <w:rStyle w:val="Hyperlink"/>
            <w:rFonts w:ascii="Calibri" w:hAnsi="Calibri" w:cs="Calibri"/>
            <w:sz w:val="24"/>
            <w:szCs w:val="24"/>
          </w:rPr>
          <w:t>https://www.dell.com/support/article/in/en/indhs1/sln284433/what-is-bios-and-how-to-update-the-bios-on-your-dell-system?lang=en</w:t>
        </w:r>
      </w:hyperlink>
      <w:r w:rsidRPr="00FF2A45">
        <w:rPr>
          <w:rFonts w:ascii="Calibri" w:hAnsi="Calibri" w:cs="Calibri"/>
          <w:sz w:val="24"/>
          <w:szCs w:val="24"/>
        </w:rPr>
        <w:t>)</w:t>
      </w:r>
    </w:p>
    <w:p w:rsidR="001544AC" w:rsidRPr="00FF2A45" w:rsidRDefault="001544AC" w:rsidP="001544AC">
      <w:pPr>
        <w:rPr>
          <w:rFonts w:ascii="Calibri" w:hAnsi="Calibri" w:cs="Calibri"/>
          <w:sz w:val="24"/>
          <w:szCs w:val="24"/>
        </w:rPr>
      </w:pPr>
      <w:r w:rsidRPr="00FF2A45">
        <w:rPr>
          <w:rFonts w:ascii="Calibri" w:hAnsi="Calibri" w:cs="Calibri"/>
          <w:sz w:val="24"/>
          <w:szCs w:val="24"/>
        </w:rPr>
        <w:t xml:space="preserve">(Referral link :- </w:t>
      </w:r>
      <w:hyperlink r:id="rId50" w:history="1">
        <w:r w:rsidRPr="00FF2A45">
          <w:rPr>
            <w:rStyle w:val="Hyperlink"/>
            <w:rFonts w:ascii="Calibri" w:hAnsi="Calibri" w:cs="Calibri"/>
            <w:sz w:val="24"/>
            <w:szCs w:val="24"/>
          </w:rPr>
          <w:t>https://computer.howstuffworks.com/bios.htm</w:t>
        </w:r>
      </w:hyperlink>
      <w:r w:rsidRPr="00FF2A45">
        <w:rPr>
          <w:rFonts w:ascii="Calibri" w:hAnsi="Calibri" w:cs="Calibri"/>
          <w:sz w:val="24"/>
          <w:szCs w:val="24"/>
        </w:rPr>
        <w:t>)</w:t>
      </w:r>
    </w:p>
    <w:p w:rsidR="00C76BD0" w:rsidRPr="00FF2A45" w:rsidRDefault="00C76BD0" w:rsidP="00C76BD0">
      <w:pPr>
        <w:rPr>
          <w:rFonts w:ascii="Calibri" w:hAnsi="Calibri" w:cs="Calibri"/>
          <w:sz w:val="24"/>
          <w:szCs w:val="24"/>
        </w:rPr>
      </w:pPr>
    </w:p>
    <w:p w:rsidR="00C76BD0" w:rsidRPr="00FF2A45" w:rsidRDefault="00C76BD0" w:rsidP="00C76BD0">
      <w:pPr>
        <w:rPr>
          <w:rFonts w:ascii="Calibri" w:hAnsi="Calibri" w:cs="Calibri"/>
          <w:sz w:val="24"/>
          <w:szCs w:val="24"/>
        </w:rPr>
      </w:pPr>
    </w:p>
    <w:p w:rsidR="00C76BD0" w:rsidRPr="00FF2A45" w:rsidRDefault="00C76BD0" w:rsidP="00C76BD0">
      <w:pPr>
        <w:rPr>
          <w:rFonts w:ascii="Calibri" w:hAnsi="Calibri" w:cs="Calibri"/>
          <w:sz w:val="24"/>
          <w:szCs w:val="24"/>
        </w:rPr>
      </w:pPr>
    </w:p>
    <w:p w:rsidR="00C76BD0" w:rsidRPr="00FF2A45" w:rsidRDefault="00C76BD0" w:rsidP="00C76BD0">
      <w:pPr>
        <w:rPr>
          <w:rFonts w:ascii="Calibri" w:hAnsi="Calibri" w:cs="Calibri"/>
          <w:b/>
          <w:sz w:val="24"/>
          <w:szCs w:val="24"/>
        </w:rPr>
      </w:pPr>
      <w:r w:rsidRPr="00FF2A45">
        <w:rPr>
          <w:rFonts w:ascii="Calibri" w:hAnsi="Calibri" w:cs="Calibri"/>
          <w:b/>
          <w:sz w:val="24"/>
          <w:szCs w:val="24"/>
        </w:rPr>
        <w:t>Commands for hardware information in Windows:-</w:t>
      </w:r>
    </w:p>
    <w:p w:rsidR="008B5185" w:rsidRPr="00FF2A45" w:rsidRDefault="008B5185" w:rsidP="00E43348">
      <w:pPr>
        <w:shd w:val="clear" w:color="auto" w:fill="FFFFFF"/>
        <w:spacing w:after="108" w:line="240" w:lineRule="auto"/>
        <w:jc w:val="both"/>
        <w:rPr>
          <w:rFonts w:ascii="Calibri" w:eastAsia="Times New Roman" w:hAnsi="Calibri" w:cs="Calibri"/>
          <w:color w:val="000000" w:themeColor="text1"/>
          <w:sz w:val="24"/>
          <w:szCs w:val="24"/>
        </w:rPr>
      </w:pPr>
    </w:p>
    <w:p w:rsidR="00C76BD0" w:rsidRPr="00FF2A45" w:rsidRDefault="00C76BD0" w:rsidP="00E43348">
      <w:pPr>
        <w:shd w:val="clear" w:color="auto" w:fill="FFFFFF"/>
        <w:spacing w:after="108" w:line="240" w:lineRule="auto"/>
        <w:jc w:val="both"/>
        <w:rPr>
          <w:rFonts w:ascii="Calibri" w:hAnsi="Calibri" w:cs="Calibri"/>
          <w:sz w:val="24"/>
          <w:szCs w:val="24"/>
        </w:rPr>
      </w:pPr>
      <w:r w:rsidRPr="00FF2A45">
        <w:rPr>
          <w:rFonts w:ascii="Calibri" w:hAnsi="Calibri" w:cs="Calibri"/>
          <w:sz w:val="24"/>
          <w:szCs w:val="24"/>
        </w:rPr>
        <w:t xml:space="preserve">Referral link:- </w:t>
      </w:r>
      <w:hyperlink r:id="rId51" w:history="1">
        <w:r w:rsidRPr="00FF2A45">
          <w:rPr>
            <w:rStyle w:val="Hyperlink"/>
            <w:rFonts w:ascii="Calibri" w:eastAsia="Times New Roman" w:hAnsi="Calibri" w:cs="Calibri"/>
            <w:sz w:val="24"/>
            <w:szCs w:val="24"/>
          </w:rPr>
          <w:t>http://www.simplehow.tips/a/44/how-to-view-system-information-on-windows10</w:t>
        </w:r>
      </w:hyperlink>
    </w:p>
    <w:p w:rsidR="00626403" w:rsidRPr="00FF2A45" w:rsidRDefault="00626403" w:rsidP="00E43348">
      <w:pPr>
        <w:shd w:val="clear" w:color="auto" w:fill="FFFFFF"/>
        <w:spacing w:after="108" w:line="240" w:lineRule="auto"/>
        <w:jc w:val="both"/>
        <w:rPr>
          <w:rFonts w:ascii="Calibri" w:hAnsi="Calibri" w:cs="Calibri"/>
          <w:sz w:val="24"/>
          <w:szCs w:val="24"/>
        </w:rPr>
      </w:pPr>
    </w:p>
    <w:p w:rsidR="00626403" w:rsidRPr="00FF2A45" w:rsidRDefault="00626403" w:rsidP="00626403">
      <w:pPr>
        <w:pStyle w:val="Heading3"/>
        <w:shd w:val="clear" w:color="auto" w:fill="FFFFFF"/>
        <w:spacing w:before="242" w:after="121"/>
        <w:jc w:val="both"/>
        <w:rPr>
          <w:rFonts w:ascii="Calibri" w:hAnsi="Calibri" w:cs="Calibri"/>
          <w:b w:val="0"/>
          <w:bCs w:val="0"/>
          <w:color w:val="333333"/>
          <w:sz w:val="24"/>
          <w:szCs w:val="24"/>
        </w:rPr>
      </w:pPr>
      <w:r w:rsidRPr="00FF2A45">
        <w:rPr>
          <w:rFonts w:ascii="Calibri" w:hAnsi="Calibri" w:cs="Calibri"/>
          <w:b w:val="0"/>
          <w:bCs w:val="0"/>
          <w:color w:val="333333"/>
          <w:sz w:val="24"/>
          <w:szCs w:val="24"/>
        </w:rPr>
        <w:lastRenderedPageBreak/>
        <w:t>View basic system information</w:t>
      </w:r>
    </w:p>
    <w:p w:rsidR="00344447" w:rsidRPr="00FF2A45" w:rsidRDefault="00626403" w:rsidP="00626403">
      <w:pPr>
        <w:rPr>
          <w:rFonts w:ascii="Calibri" w:hAnsi="Calibri" w:cs="Calibri"/>
          <w:color w:val="333333"/>
          <w:sz w:val="24"/>
          <w:szCs w:val="24"/>
          <w:shd w:val="clear" w:color="auto" w:fill="FFFFFF"/>
        </w:rPr>
      </w:pPr>
      <w:r w:rsidRPr="00FF2A45">
        <w:rPr>
          <w:rFonts w:ascii="Calibri" w:hAnsi="Calibri" w:cs="Calibri"/>
          <w:color w:val="333333"/>
          <w:sz w:val="24"/>
          <w:szCs w:val="24"/>
          <w:shd w:val="clear" w:color="auto" w:fill="FFFFFF"/>
        </w:rPr>
        <w:t>Right click on "Start Menu" and click on "System" in pop-up menu to open "System" window.</w:t>
      </w:r>
      <w:r w:rsidRPr="00FF2A45">
        <w:rPr>
          <w:rFonts w:ascii="Calibri" w:hAnsi="Calibri" w:cs="Calibri"/>
          <w:noProof/>
          <w:sz w:val="24"/>
          <w:szCs w:val="24"/>
        </w:rPr>
        <w:drawing>
          <wp:inline distT="0" distB="0" distL="0" distR="0">
            <wp:extent cx="4118610" cy="4302760"/>
            <wp:effectExtent l="19050" t="0" r="0" b="0"/>
            <wp:docPr id="20" name="Picture 1" descr="open System window from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System window from start menu"/>
                    <pic:cNvPicPr>
                      <a:picLocks noChangeAspect="1" noChangeArrowheads="1"/>
                    </pic:cNvPicPr>
                  </pic:nvPicPr>
                  <pic:blipFill>
                    <a:blip r:embed="rId52"/>
                    <a:srcRect/>
                    <a:stretch>
                      <a:fillRect/>
                    </a:stretch>
                  </pic:blipFill>
                  <pic:spPr bwMode="auto">
                    <a:xfrm>
                      <a:off x="0" y="0"/>
                      <a:ext cx="4118610" cy="4302760"/>
                    </a:xfrm>
                    <a:prstGeom prst="rect">
                      <a:avLst/>
                    </a:prstGeom>
                    <a:noFill/>
                    <a:ln w="9525">
                      <a:noFill/>
                      <a:miter lim="800000"/>
                      <a:headEnd/>
                      <a:tailEnd/>
                    </a:ln>
                  </pic:spPr>
                </pic:pic>
              </a:graphicData>
            </a:graphic>
          </wp:inline>
        </w:drawing>
      </w:r>
    </w:p>
    <w:p w:rsidR="00626403" w:rsidRPr="00FF2A45" w:rsidRDefault="00626403" w:rsidP="00626403">
      <w:pPr>
        <w:rPr>
          <w:rFonts w:ascii="Calibri" w:hAnsi="Calibri" w:cs="Calibri"/>
          <w:sz w:val="24"/>
          <w:szCs w:val="24"/>
        </w:rPr>
      </w:pPr>
      <w:r w:rsidRPr="00FF2A45">
        <w:rPr>
          <w:rFonts w:ascii="Calibri" w:hAnsi="Calibri" w:cs="Calibri"/>
          <w:color w:val="333333"/>
          <w:sz w:val="24"/>
          <w:szCs w:val="24"/>
          <w:shd w:val="clear" w:color="auto" w:fill="FFFFFF"/>
        </w:rPr>
        <w:t xml:space="preserve">"System" window will show basic information about your computer like Windows edition, Processor type and speed, installed Memory(RAM) on your computer, system type, your </w:t>
      </w:r>
      <w:r w:rsidRPr="00FF2A45">
        <w:rPr>
          <w:rFonts w:ascii="Calibri" w:hAnsi="Calibri" w:cs="Calibri"/>
          <w:color w:val="333333"/>
          <w:sz w:val="24"/>
          <w:szCs w:val="24"/>
          <w:shd w:val="clear" w:color="auto" w:fill="FFFFFF"/>
        </w:rPr>
        <w:lastRenderedPageBreak/>
        <w:t>computer name, domain or workgroup name and Windows activation status.</w:t>
      </w:r>
      <w:r w:rsidRPr="00FF2A45">
        <w:rPr>
          <w:rFonts w:ascii="Calibri" w:hAnsi="Calibri" w:cs="Calibri"/>
          <w:noProof/>
          <w:sz w:val="24"/>
          <w:szCs w:val="24"/>
        </w:rPr>
        <w:drawing>
          <wp:inline distT="0" distB="0" distL="0" distR="0">
            <wp:extent cx="6054725" cy="3611245"/>
            <wp:effectExtent l="19050" t="0" r="3175" b="0"/>
            <wp:docPr id="17" name="Picture 2" descr="computer basic information in system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basic information in system window"/>
                    <pic:cNvPicPr>
                      <a:picLocks noChangeAspect="1" noChangeArrowheads="1"/>
                    </pic:cNvPicPr>
                  </pic:nvPicPr>
                  <pic:blipFill>
                    <a:blip r:embed="rId53"/>
                    <a:srcRect/>
                    <a:stretch>
                      <a:fillRect/>
                    </a:stretch>
                  </pic:blipFill>
                  <pic:spPr bwMode="auto">
                    <a:xfrm>
                      <a:off x="0" y="0"/>
                      <a:ext cx="6054725" cy="3611245"/>
                    </a:xfrm>
                    <a:prstGeom prst="rect">
                      <a:avLst/>
                    </a:prstGeom>
                    <a:noFill/>
                    <a:ln w="9525">
                      <a:noFill/>
                      <a:miter lim="800000"/>
                      <a:headEnd/>
                      <a:tailEnd/>
                    </a:ln>
                  </pic:spPr>
                </pic:pic>
              </a:graphicData>
            </a:graphic>
          </wp:inline>
        </w:drawing>
      </w:r>
    </w:p>
    <w:p w:rsidR="00626403" w:rsidRPr="00FF2A45" w:rsidRDefault="00626403" w:rsidP="00626403">
      <w:pPr>
        <w:pStyle w:val="Heading3"/>
        <w:shd w:val="clear" w:color="auto" w:fill="FFFFFF"/>
        <w:spacing w:before="242" w:after="121"/>
        <w:jc w:val="both"/>
        <w:rPr>
          <w:rFonts w:ascii="Calibri" w:hAnsi="Calibri" w:cs="Calibri"/>
          <w:b w:val="0"/>
          <w:bCs w:val="0"/>
          <w:color w:val="333333"/>
          <w:sz w:val="24"/>
          <w:szCs w:val="24"/>
        </w:rPr>
      </w:pPr>
      <w:r w:rsidRPr="00FF2A45">
        <w:rPr>
          <w:rFonts w:ascii="Calibri" w:hAnsi="Calibri" w:cs="Calibri"/>
          <w:b w:val="0"/>
          <w:bCs w:val="0"/>
          <w:color w:val="333333"/>
          <w:sz w:val="24"/>
          <w:szCs w:val="24"/>
        </w:rPr>
        <w:lastRenderedPageBreak/>
        <w:t>View detailed system information</w:t>
      </w:r>
    </w:p>
    <w:p w:rsidR="00344447" w:rsidRPr="00FF2A45" w:rsidRDefault="00626403" w:rsidP="00626403">
      <w:pPr>
        <w:shd w:val="clear" w:color="auto" w:fill="FFFFFF"/>
        <w:spacing w:after="108" w:line="240" w:lineRule="auto"/>
        <w:jc w:val="both"/>
        <w:rPr>
          <w:rFonts w:ascii="Calibri" w:hAnsi="Calibri" w:cs="Calibri"/>
          <w:color w:val="333333"/>
          <w:sz w:val="24"/>
          <w:szCs w:val="24"/>
          <w:shd w:val="clear" w:color="auto" w:fill="FFFFFF"/>
        </w:rPr>
      </w:pPr>
      <w:r w:rsidRPr="00FF2A45">
        <w:rPr>
          <w:rFonts w:ascii="Calibri" w:hAnsi="Calibri" w:cs="Calibri"/>
          <w:color w:val="333333"/>
          <w:sz w:val="24"/>
          <w:szCs w:val="24"/>
          <w:shd w:val="clear" w:color="auto" w:fill="FFFFFF"/>
        </w:rPr>
        <w:t>Type "System Information" in cortana search box, and select "System Information" from cortana search results.</w:t>
      </w:r>
      <w:r w:rsidRPr="00FF2A45">
        <w:rPr>
          <w:rFonts w:ascii="Calibri" w:hAnsi="Calibri" w:cs="Calibri"/>
          <w:noProof/>
          <w:sz w:val="24"/>
          <w:szCs w:val="24"/>
        </w:rPr>
        <w:drawing>
          <wp:inline distT="0" distB="0" distL="0" distR="0">
            <wp:extent cx="5209540" cy="4533265"/>
            <wp:effectExtent l="19050" t="0" r="0" b="0"/>
            <wp:docPr id="16" name="Picture 3" descr="open System Informa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System Information App"/>
                    <pic:cNvPicPr>
                      <a:picLocks noChangeAspect="1" noChangeArrowheads="1"/>
                    </pic:cNvPicPr>
                  </pic:nvPicPr>
                  <pic:blipFill>
                    <a:blip r:embed="rId54"/>
                    <a:srcRect/>
                    <a:stretch>
                      <a:fillRect/>
                    </a:stretch>
                  </pic:blipFill>
                  <pic:spPr bwMode="auto">
                    <a:xfrm>
                      <a:off x="0" y="0"/>
                      <a:ext cx="5209540" cy="4533265"/>
                    </a:xfrm>
                    <a:prstGeom prst="rect">
                      <a:avLst/>
                    </a:prstGeom>
                    <a:noFill/>
                    <a:ln w="9525">
                      <a:noFill/>
                      <a:miter lim="800000"/>
                      <a:headEnd/>
                      <a:tailEnd/>
                    </a:ln>
                  </pic:spPr>
                </pic:pic>
              </a:graphicData>
            </a:graphic>
          </wp:inline>
        </w:drawing>
      </w:r>
    </w:p>
    <w:p w:rsidR="00626403" w:rsidRPr="00FF2A45" w:rsidRDefault="00626403" w:rsidP="00626403">
      <w:pPr>
        <w:shd w:val="clear" w:color="auto" w:fill="FFFFFF"/>
        <w:spacing w:after="108" w:line="240" w:lineRule="auto"/>
        <w:jc w:val="both"/>
        <w:rPr>
          <w:rFonts w:ascii="Calibri" w:eastAsia="Times New Roman" w:hAnsi="Calibri" w:cs="Calibri"/>
          <w:color w:val="000000" w:themeColor="text1"/>
          <w:sz w:val="24"/>
          <w:szCs w:val="24"/>
        </w:rPr>
      </w:pPr>
      <w:r w:rsidRPr="00FF2A45">
        <w:rPr>
          <w:rFonts w:ascii="Calibri" w:hAnsi="Calibri" w:cs="Calibri"/>
          <w:color w:val="333333"/>
          <w:sz w:val="24"/>
          <w:szCs w:val="24"/>
          <w:shd w:val="clear" w:color="auto" w:fill="FFFFFF"/>
        </w:rPr>
        <w:t>This will open "System Information" app where you can view detailed system summary, hardware resources, hardware devices on your computer and driver details.</w:t>
      </w:r>
      <w:r w:rsidRPr="00FF2A45">
        <w:rPr>
          <w:rFonts w:ascii="Calibri" w:hAnsi="Calibri" w:cs="Calibri"/>
          <w:color w:val="333333"/>
          <w:sz w:val="24"/>
          <w:szCs w:val="24"/>
        </w:rPr>
        <w:br/>
      </w:r>
      <w:r w:rsidRPr="00FF2A45">
        <w:rPr>
          <w:rFonts w:ascii="Calibri" w:hAnsi="Calibri" w:cs="Calibri"/>
          <w:noProof/>
          <w:sz w:val="24"/>
          <w:szCs w:val="24"/>
        </w:rPr>
        <w:lastRenderedPageBreak/>
        <w:drawing>
          <wp:inline distT="0" distB="0" distL="0" distR="0">
            <wp:extent cx="6039485" cy="3580765"/>
            <wp:effectExtent l="19050" t="0" r="0" b="0"/>
            <wp:docPr id="13" name="Picture 4" descr="System Informa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Information App"/>
                    <pic:cNvPicPr>
                      <a:picLocks noChangeAspect="1" noChangeArrowheads="1"/>
                    </pic:cNvPicPr>
                  </pic:nvPicPr>
                  <pic:blipFill>
                    <a:blip r:embed="rId55"/>
                    <a:srcRect/>
                    <a:stretch>
                      <a:fillRect/>
                    </a:stretch>
                  </pic:blipFill>
                  <pic:spPr bwMode="auto">
                    <a:xfrm>
                      <a:off x="0" y="0"/>
                      <a:ext cx="6039485" cy="3580765"/>
                    </a:xfrm>
                    <a:prstGeom prst="rect">
                      <a:avLst/>
                    </a:prstGeom>
                    <a:noFill/>
                    <a:ln w="9525">
                      <a:noFill/>
                      <a:miter lim="800000"/>
                      <a:headEnd/>
                      <a:tailEnd/>
                    </a:ln>
                  </pic:spPr>
                </pic:pic>
              </a:graphicData>
            </a:graphic>
          </wp:inline>
        </w:drawing>
      </w:r>
      <w:r w:rsidRPr="00FF2A45">
        <w:rPr>
          <w:rFonts w:ascii="Calibri" w:hAnsi="Calibri" w:cs="Calibri"/>
          <w:color w:val="333333"/>
          <w:sz w:val="24"/>
          <w:szCs w:val="24"/>
          <w:shd w:val="clear" w:color="auto" w:fill="FFFFFF"/>
        </w:rPr>
        <w:t>You can also open "System information" by opening Windows Run dialog ("Windows key + R" shortcut or Right click on Start button and select "Run" from pop-up menu), type "msinfo32" in Run dialog, and click on OK button.</w:t>
      </w:r>
      <w:r w:rsidRPr="00FF2A45">
        <w:rPr>
          <w:rFonts w:ascii="Calibri" w:hAnsi="Calibri" w:cs="Calibri"/>
          <w:noProof/>
          <w:sz w:val="24"/>
          <w:szCs w:val="24"/>
        </w:rPr>
        <w:drawing>
          <wp:inline distT="0" distB="0" distL="0" distR="0">
            <wp:extent cx="3796030" cy="1959610"/>
            <wp:effectExtent l="19050" t="0" r="0" b="0"/>
            <wp:docPr id="7" name="Picture 5" descr="System Information App from Ru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Information App from Run app"/>
                    <pic:cNvPicPr>
                      <a:picLocks noChangeAspect="1" noChangeArrowheads="1"/>
                    </pic:cNvPicPr>
                  </pic:nvPicPr>
                  <pic:blipFill>
                    <a:blip r:embed="rId56"/>
                    <a:srcRect/>
                    <a:stretch>
                      <a:fillRect/>
                    </a:stretch>
                  </pic:blipFill>
                  <pic:spPr bwMode="auto">
                    <a:xfrm>
                      <a:off x="0" y="0"/>
                      <a:ext cx="3796030" cy="1959610"/>
                    </a:xfrm>
                    <a:prstGeom prst="rect">
                      <a:avLst/>
                    </a:prstGeom>
                    <a:noFill/>
                    <a:ln w="9525">
                      <a:noFill/>
                      <a:miter lim="800000"/>
                      <a:headEnd/>
                      <a:tailEnd/>
                    </a:ln>
                  </pic:spPr>
                </pic:pic>
              </a:graphicData>
            </a:graphic>
          </wp:inline>
        </w:drawing>
      </w:r>
    </w:p>
    <w:p w:rsidR="00C76BD0" w:rsidRPr="00FF2A45" w:rsidRDefault="00C76BD0" w:rsidP="00E43348">
      <w:pPr>
        <w:shd w:val="clear" w:color="auto" w:fill="FFFFFF"/>
        <w:spacing w:after="108" w:line="240" w:lineRule="auto"/>
        <w:jc w:val="both"/>
        <w:rPr>
          <w:rFonts w:ascii="Calibri" w:eastAsia="Times New Roman" w:hAnsi="Calibri" w:cs="Calibri"/>
          <w:color w:val="000000" w:themeColor="text1"/>
          <w:sz w:val="24"/>
          <w:szCs w:val="24"/>
        </w:rPr>
      </w:pPr>
    </w:p>
    <w:p w:rsidR="001E4F4A" w:rsidRPr="00FF2A45" w:rsidRDefault="001E4F4A" w:rsidP="001E4F4A">
      <w:pPr>
        <w:pStyle w:val="Heading1"/>
        <w:spacing w:before="0"/>
        <w:textAlignment w:val="baseline"/>
        <w:rPr>
          <w:rFonts w:ascii="Calibri" w:hAnsi="Calibri" w:cs="Calibri"/>
          <w:b w:val="0"/>
          <w:bCs w:val="0"/>
          <w:color w:val="FF0000"/>
          <w:sz w:val="24"/>
          <w:szCs w:val="24"/>
        </w:rPr>
      </w:pPr>
      <w:r w:rsidRPr="00FF2A45">
        <w:rPr>
          <w:rFonts w:ascii="Calibri" w:hAnsi="Calibri" w:cs="Calibri"/>
          <w:b w:val="0"/>
          <w:bCs w:val="0"/>
          <w:color w:val="FF0000"/>
          <w:sz w:val="24"/>
          <w:szCs w:val="24"/>
        </w:rPr>
        <w:t xml:space="preserve">Get CPU Information </w:t>
      </w:r>
      <w:r w:rsidR="00891E7E" w:rsidRPr="00FF2A45">
        <w:rPr>
          <w:rFonts w:ascii="Calibri" w:hAnsi="Calibri" w:cs="Calibri"/>
          <w:b w:val="0"/>
          <w:bCs w:val="0"/>
          <w:color w:val="FF0000"/>
          <w:sz w:val="24"/>
          <w:szCs w:val="24"/>
        </w:rPr>
        <w:t>via Command Prompt in Windows</w:t>
      </w:r>
      <w:r w:rsidRPr="00FF2A45">
        <w:rPr>
          <w:rFonts w:ascii="Calibri" w:hAnsi="Calibri" w:cs="Calibri"/>
          <w:b w:val="0"/>
          <w:bCs w:val="0"/>
          <w:color w:val="FF0000"/>
          <w:sz w:val="24"/>
          <w:szCs w:val="24"/>
        </w:rPr>
        <w:t xml:space="preserve">:- </w:t>
      </w:r>
    </w:p>
    <w:p w:rsidR="008B5185" w:rsidRPr="00FF2A45" w:rsidRDefault="008B5185" w:rsidP="00E43348">
      <w:pPr>
        <w:shd w:val="clear" w:color="auto" w:fill="FFFFFF"/>
        <w:spacing w:after="108" w:line="240" w:lineRule="auto"/>
        <w:jc w:val="both"/>
        <w:rPr>
          <w:rFonts w:ascii="Calibri" w:eastAsia="Times New Roman" w:hAnsi="Calibri" w:cs="Calibri"/>
          <w:color w:val="000000" w:themeColor="text1"/>
          <w:sz w:val="24"/>
          <w:szCs w:val="24"/>
        </w:rPr>
      </w:pPr>
    </w:p>
    <w:p w:rsidR="001E4F4A" w:rsidRPr="00FF2A45" w:rsidRDefault="001E4F4A" w:rsidP="001E4F4A">
      <w:pPr>
        <w:shd w:val="clear" w:color="auto" w:fill="FFFFFF"/>
        <w:spacing w:after="108" w:line="240" w:lineRule="auto"/>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 xml:space="preserve">Referral link:- </w:t>
      </w:r>
      <w:hyperlink r:id="rId57" w:history="1">
        <w:r w:rsidRPr="00FF2A45">
          <w:rPr>
            <w:rStyle w:val="Hyperlink"/>
            <w:rFonts w:ascii="Calibri" w:eastAsia="Times New Roman" w:hAnsi="Calibri" w:cs="Calibri"/>
            <w:sz w:val="24"/>
            <w:szCs w:val="24"/>
          </w:rPr>
          <w:t>https://winaero.com/blog/get-cpu-information-via-command-prompt-in-windows-10/</w:t>
        </w:r>
      </w:hyperlink>
    </w:p>
    <w:p w:rsidR="001E4F4A" w:rsidRPr="00FF2A45" w:rsidRDefault="001E4F4A" w:rsidP="001E4F4A">
      <w:pPr>
        <w:shd w:val="clear" w:color="auto" w:fill="FFFFFF"/>
        <w:spacing w:after="108" w:line="240" w:lineRule="auto"/>
        <w:rPr>
          <w:rFonts w:ascii="Calibri" w:eastAsia="Times New Roman" w:hAnsi="Calibri" w:cs="Calibri"/>
          <w:color w:val="000000" w:themeColor="text1"/>
          <w:sz w:val="24"/>
          <w:szCs w:val="24"/>
        </w:rPr>
      </w:pPr>
    </w:p>
    <w:p w:rsidR="00626403" w:rsidRPr="00FF2A45" w:rsidRDefault="00626403" w:rsidP="00626403">
      <w:pPr>
        <w:pBdr>
          <w:top w:val="single" w:sz="4" w:space="0" w:color="EDEDED"/>
          <w:left w:val="single" w:sz="4" w:space="0" w:color="EDEDED"/>
          <w:bottom w:val="single" w:sz="4" w:space="0" w:color="EDEDED"/>
          <w:right w:val="single" w:sz="4"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libri" w:eastAsia="Times New Roman" w:hAnsi="Calibri" w:cs="Calibri"/>
          <w:color w:val="666666"/>
          <w:sz w:val="24"/>
          <w:szCs w:val="24"/>
        </w:rPr>
      </w:pPr>
      <w:r w:rsidRPr="00FF2A45">
        <w:rPr>
          <w:rFonts w:ascii="Calibri" w:eastAsia="Times New Roman" w:hAnsi="Calibri" w:cs="Calibri"/>
          <w:color w:val="666666"/>
          <w:sz w:val="24"/>
          <w:szCs w:val="24"/>
        </w:rPr>
        <w:t>wmic cpu get caption, deviceid, name, numberofcores, maxclockspeed, status</w:t>
      </w:r>
    </w:p>
    <w:p w:rsidR="00626403" w:rsidRPr="00FF2A45" w:rsidRDefault="00626403" w:rsidP="00626403">
      <w:pPr>
        <w:shd w:val="clear" w:color="auto" w:fill="FFFFFF"/>
        <w:spacing w:beforeAutospacing="1" w:after="0" w:afterAutospacing="1" w:line="240" w:lineRule="auto"/>
        <w:textAlignment w:val="baseline"/>
        <w:rPr>
          <w:rFonts w:ascii="Calibri" w:eastAsia="Times New Roman" w:hAnsi="Calibri" w:cs="Calibri"/>
          <w:color w:val="444444"/>
          <w:sz w:val="24"/>
          <w:szCs w:val="24"/>
        </w:rPr>
      </w:pPr>
      <w:r w:rsidRPr="00FF2A45">
        <w:rPr>
          <w:rFonts w:ascii="Calibri" w:eastAsia="Times New Roman" w:hAnsi="Calibri" w:cs="Calibri"/>
          <w:color w:val="444444"/>
          <w:sz w:val="24"/>
          <w:szCs w:val="24"/>
        </w:rPr>
        <w:lastRenderedPageBreak/>
        <w:t>The command produces the following output:</w:t>
      </w:r>
      <w:r w:rsidRPr="00FF2A45">
        <w:rPr>
          <w:rFonts w:ascii="Calibri" w:eastAsia="Times New Roman" w:hAnsi="Calibri" w:cs="Calibri"/>
          <w:noProof/>
          <w:color w:val="0000FF"/>
          <w:sz w:val="24"/>
          <w:szCs w:val="24"/>
          <w:bdr w:val="none" w:sz="0" w:space="0" w:color="auto" w:frame="1"/>
        </w:rPr>
        <w:drawing>
          <wp:inline distT="0" distB="0" distL="0" distR="0">
            <wp:extent cx="5716905" cy="998855"/>
            <wp:effectExtent l="19050" t="0" r="0" b="0"/>
            <wp:docPr id="66" name="Picture 66" descr="cpu-wmic">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pu-wmic">
                      <a:hlinkClick r:id="rId58"/>
                    </pic:cNvPr>
                    <pic:cNvPicPr>
                      <a:picLocks noChangeAspect="1" noChangeArrowheads="1"/>
                    </pic:cNvPicPr>
                  </pic:nvPicPr>
                  <pic:blipFill>
                    <a:blip r:embed="rId59"/>
                    <a:srcRect/>
                    <a:stretch>
                      <a:fillRect/>
                    </a:stretch>
                  </pic:blipFill>
                  <pic:spPr bwMode="auto">
                    <a:xfrm>
                      <a:off x="0" y="0"/>
                      <a:ext cx="5716905" cy="998855"/>
                    </a:xfrm>
                    <a:prstGeom prst="rect">
                      <a:avLst/>
                    </a:prstGeom>
                    <a:noFill/>
                    <a:ln w="9525">
                      <a:noFill/>
                      <a:miter lim="800000"/>
                      <a:headEnd/>
                      <a:tailEnd/>
                    </a:ln>
                  </pic:spPr>
                </pic:pic>
              </a:graphicData>
            </a:graphic>
          </wp:inline>
        </w:drawing>
      </w:r>
    </w:p>
    <w:p w:rsidR="00626403" w:rsidRPr="00FF2A45" w:rsidRDefault="00626403" w:rsidP="001E4F4A">
      <w:pPr>
        <w:shd w:val="clear" w:color="auto" w:fill="FFFFFF"/>
        <w:spacing w:after="108" w:line="240" w:lineRule="auto"/>
        <w:rPr>
          <w:rFonts w:ascii="Calibri" w:eastAsia="Times New Roman" w:hAnsi="Calibri" w:cs="Calibri"/>
          <w:color w:val="000000" w:themeColor="text1"/>
          <w:sz w:val="24"/>
          <w:szCs w:val="24"/>
        </w:rPr>
      </w:pPr>
    </w:p>
    <w:p w:rsidR="00626403" w:rsidRPr="00FF2A45" w:rsidRDefault="00626403" w:rsidP="00626403">
      <w:pPr>
        <w:rPr>
          <w:rFonts w:ascii="Calibri" w:hAnsi="Calibri" w:cs="Calibri"/>
          <w:sz w:val="24"/>
          <w:szCs w:val="24"/>
        </w:rPr>
      </w:pPr>
      <w:r w:rsidRPr="00FF2A45">
        <w:rPr>
          <w:rFonts w:ascii="Calibri" w:hAnsi="Calibri" w:cs="Calibri"/>
          <w:color w:val="444444"/>
          <w:sz w:val="24"/>
          <w:szCs w:val="24"/>
          <w:shd w:val="clear" w:color="auto" w:fill="FFFFFF"/>
        </w:rPr>
        <w:t>Press the </w:t>
      </w:r>
      <w:r w:rsidRPr="00FF2A45">
        <w:rPr>
          <w:rStyle w:val="HTMLKeyboard"/>
          <w:rFonts w:ascii="Calibri" w:eastAsiaTheme="minorHAnsi" w:hAnsi="Calibri" w:cs="Calibri"/>
          <w:color w:val="444444"/>
          <w:sz w:val="24"/>
          <w:szCs w:val="24"/>
          <w:bdr w:val="outset" w:sz="12" w:space="2" w:color="FFFFFF" w:frame="1"/>
          <w:shd w:val="clear" w:color="auto" w:fill="DDDDDD"/>
        </w:rPr>
        <w:t>Win</w:t>
      </w:r>
      <w:r w:rsidRPr="00FF2A45">
        <w:rPr>
          <w:rFonts w:ascii="Calibri" w:hAnsi="Calibri" w:cs="Calibri"/>
          <w:color w:val="444444"/>
          <w:sz w:val="24"/>
          <w:szCs w:val="24"/>
          <w:shd w:val="clear" w:color="auto" w:fill="FFFFFF"/>
        </w:rPr>
        <w:t> + </w:t>
      </w:r>
      <w:r w:rsidRPr="00FF2A45">
        <w:rPr>
          <w:rStyle w:val="HTMLKeyboard"/>
          <w:rFonts w:ascii="Calibri" w:eastAsiaTheme="minorHAnsi" w:hAnsi="Calibri" w:cs="Calibri"/>
          <w:color w:val="444444"/>
          <w:sz w:val="24"/>
          <w:szCs w:val="24"/>
          <w:bdr w:val="outset" w:sz="12" w:space="2" w:color="FFFFFF" w:frame="1"/>
          <w:shd w:val="clear" w:color="auto" w:fill="DDDDDD"/>
        </w:rPr>
        <w:t>R</w:t>
      </w:r>
      <w:r w:rsidRPr="00FF2A45">
        <w:rPr>
          <w:rFonts w:ascii="Calibri" w:hAnsi="Calibri" w:cs="Calibri"/>
          <w:color w:val="444444"/>
          <w:sz w:val="24"/>
          <w:szCs w:val="24"/>
          <w:shd w:val="clear" w:color="auto" w:fill="FFFFFF"/>
        </w:rPr>
        <w:t> hotkeys together on the keyboard and type the following command in your Run box:</w:t>
      </w:r>
    </w:p>
    <w:p w:rsidR="00626403" w:rsidRPr="00FF2A45" w:rsidRDefault="00626403" w:rsidP="00626403">
      <w:pPr>
        <w:pStyle w:val="HTMLPreformatted"/>
        <w:pBdr>
          <w:top w:val="single" w:sz="4" w:space="0" w:color="EDEDED"/>
          <w:left w:val="single" w:sz="4" w:space="0" w:color="EDEDED"/>
          <w:bottom w:val="single" w:sz="4" w:space="0" w:color="EDEDED"/>
          <w:right w:val="single" w:sz="4" w:space="0" w:color="EDEDED"/>
        </w:pBdr>
        <w:shd w:val="clear" w:color="auto" w:fill="FFFFFF"/>
        <w:textAlignment w:val="baseline"/>
        <w:rPr>
          <w:rFonts w:ascii="Calibri" w:hAnsi="Calibri" w:cs="Calibri"/>
          <w:color w:val="666666"/>
          <w:sz w:val="24"/>
          <w:szCs w:val="24"/>
        </w:rPr>
      </w:pPr>
      <w:r w:rsidRPr="00FF2A45">
        <w:rPr>
          <w:rFonts w:ascii="Calibri" w:hAnsi="Calibri" w:cs="Calibri"/>
          <w:color w:val="666666"/>
          <w:sz w:val="24"/>
          <w:szCs w:val="24"/>
        </w:rPr>
        <w:t>msinfo32</w:t>
      </w:r>
    </w:p>
    <w:p w:rsidR="00626403" w:rsidRPr="00FF2A45" w:rsidRDefault="00626403" w:rsidP="00626403">
      <w:pPr>
        <w:pStyle w:val="NormalWeb"/>
        <w:shd w:val="clear" w:color="auto" w:fill="FFFFFF"/>
        <w:spacing w:before="0" w:after="0"/>
        <w:textAlignment w:val="baseline"/>
        <w:rPr>
          <w:rFonts w:ascii="Calibri" w:hAnsi="Calibri" w:cs="Calibri"/>
          <w:color w:val="444444"/>
        </w:rPr>
      </w:pPr>
      <w:r w:rsidRPr="00FF2A45">
        <w:rPr>
          <w:rFonts w:ascii="Calibri" w:hAnsi="Calibri" w:cs="Calibri"/>
          <w:color w:val="444444"/>
        </w:rPr>
        <w:t>Tip: See </w:t>
      </w:r>
      <w:hyperlink r:id="rId60" w:history="1">
        <w:r w:rsidRPr="00FF2A45">
          <w:rPr>
            <w:rStyle w:val="Hyperlink"/>
            <w:rFonts w:ascii="Calibri" w:hAnsi="Calibri" w:cs="Calibri"/>
            <w:bdr w:val="none" w:sz="0" w:space="0" w:color="auto" w:frame="1"/>
          </w:rPr>
          <w:t>the ultimate list of all Windows keyboard shortcuts with Win keys</w:t>
        </w:r>
      </w:hyperlink>
      <w:r w:rsidRPr="00FF2A45">
        <w:rPr>
          <w:rFonts w:ascii="Calibri" w:hAnsi="Calibri" w:cs="Calibri"/>
          <w:color w:val="444444"/>
        </w:rPr>
        <w:t>.</w:t>
      </w:r>
      <w:r w:rsidRPr="00FF2A45">
        <w:rPr>
          <w:rFonts w:ascii="Calibri" w:hAnsi="Calibri" w:cs="Calibri"/>
          <w:noProof/>
          <w:color w:val="0000FF"/>
          <w:bdr w:val="none" w:sz="0" w:space="0" w:color="auto" w:frame="1"/>
        </w:rPr>
        <w:drawing>
          <wp:inline distT="0" distB="0" distL="0" distR="0">
            <wp:extent cx="4133850" cy="2151380"/>
            <wp:effectExtent l="19050" t="0" r="0" b="0"/>
            <wp:docPr id="78" name="Picture 78" descr="Windows 10 msinfo3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dows 10 msinfo32">
                      <a:hlinkClick r:id="rId61"/>
                    </pic:cNvPr>
                    <pic:cNvPicPr>
                      <a:picLocks noChangeAspect="1" noChangeArrowheads="1"/>
                    </pic:cNvPicPr>
                  </pic:nvPicPr>
                  <pic:blipFill>
                    <a:blip r:embed="rId62"/>
                    <a:srcRect/>
                    <a:stretch>
                      <a:fillRect/>
                    </a:stretch>
                  </pic:blipFill>
                  <pic:spPr bwMode="auto">
                    <a:xfrm>
                      <a:off x="0" y="0"/>
                      <a:ext cx="4133850" cy="2151380"/>
                    </a:xfrm>
                    <a:prstGeom prst="rect">
                      <a:avLst/>
                    </a:prstGeom>
                    <a:noFill/>
                    <a:ln w="9525">
                      <a:noFill/>
                      <a:miter lim="800000"/>
                      <a:headEnd/>
                      <a:tailEnd/>
                    </a:ln>
                  </pic:spPr>
                </pic:pic>
              </a:graphicData>
            </a:graphic>
          </wp:inline>
        </w:drawing>
      </w:r>
      <w:r w:rsidRPr="00FF2A45">
        <w:rPr>
          <w:rFonts w:ascii="Calibri" w:hAnsi="Calibri" w:cs="Calibri"/>
          <w:noProof/>
          <w:color w:val="0000FF"/>
          <w:bdr w:val="none" w:sz="0" w:space="0" w:color="auto" w:frame="1"/>
        </w:rPr>
        <w:drawing>
          <wp:inline distT="0" distB="0" distL="0" distR="0">
            <wp:extent cx="5716905" cy="2812415"/>
            <wp:effectExtent l="19050" t="0" r="0" b="0"/>
            <wp:docPr id="79" name="Picture 79" descr="cpu-info-msinfo3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pu-info-msinfo32">
                      <a:hlinkClick r:id="rId63"/>
                    </pic:cNvPr>
                    <pic:cNvPicPr>
                      <a:picLocks noChangeAspect="1" noChangeArrowheads="1"/>
                    </pic:cNvPicPr>
                  </pic:nvPicPr>
                  <pic:blipFill>
                    <a:blip r:embed="rId64"/>
                    <a:srcRect/>
                    <a:stretch>
                      <a:fillRect/>
                    </a:stretch>
                  </pic:blipFill>
                  <pic:spPr bwMode="auto">
                    <a:xfrm>
                      <a:off x="0" y="0"/>
                      <a:ext cx="5716905" cy="2812415"/>
                    </a:xfrm>
                    <a:prstGeom prst="rect">
                      <a:avLst/>
                    </a:prstGeom>
                    <a:noFill/>
                    <a:ln w="9525">
                      <a:noFill/>
                      <a:miter lim="800000"/>
                      <a:headEnd/>
                      <a:tailEnd/>
                    </a:ln>
                  </pic:spPr>
                </pic:pic>
              </a:graphicData>
            </a:graphic>
          </wp:inline>
        </w:drawing>
      </w:r>
    </w:p>
    <w:p w:rsidR="00626403" w:rsidRPr="00FF2A45" w:rsidRDefault="00626403" w:rsidP="001E4F4A">
      <w:pPr>
        <w:shd w:val="clear" w:color="auto" w:fill="FFFFFF"/>
        <w:spacing w:after="108" w:line="240" w:lineRule="auto"/>
        <w:rPr>
          <w:rFonts w:ascii="Calibri" w:eastAsia="Times New Roman" w:hAnsi="Calibri" w:cs="Calibri"/>
          <w:color w:val="000000" w:themeColor="text1"/>
          <w:sz w:val="24"/>
          <w:szCs w:val="24"/>
        </w:rPr>
      </w:pPr>
    </w:p>
    <w:p w:rsidR="00626403" w:rsidRPr="00FF2A45" w:rsidRDefault="00626403" w:rsidP="001E4F4A">
      <w:pPr>
        <w:pStyle w:val="Heading1"/>
        <w:spacing w:before="0"/>
        <w:textAlignment w:val="baseline"/>
        <w:rPr>
          <w:rFonts w:ascii="Calibri" w:hAnsi="Calibri" w:cs="Calibri"/>
          <w:b w:val="0"/>
          <w:bCs w:val="0"/>
          <w:color w:val="FF0000"/>
          <w:sz w:val="24"/>
          <w:szCs w:val="24"/>
        </w:rPr>
      </w:pPr>
    </w:p>
    <w:p w:rsidR="001E4F4A" w:rsidRPr="00FF2A45" w:rsidRDefault="001E4F4A" w:rsidP="001E4F4A">
      <w:pPr>
        <w:pStyle w:val="Heading1"/>
        <w:spacing w:before="0"/>
        <w:textAlignment w:val="baseline"/>
        <w:rPr>
          <w:rFonts w:ascii="Calibri" w:hAnsi="Calibri" w:cs="Calibri"/>
          <w:b w:val="0"/>
          <w:bCs w:val="0"/>
          <w:color w:val="FF0000"/>
          <w:sz w:val="24"/>
          <w:szCs w:val="24"/>
        </w:rPr>
      </w:pPr>
      <w:r w:rsidRPr="00FF2A45">
        <w:rPr>
          <w:rFonts w:ascii="Calibri" w:hAnsi="Calibri" w:cs="Calibri"/>
          <w:b w:val="0"/>
          <w:bCs w:val="0"/>
          <w:color w:val="FF0000"/>
          <w:sz w:val="24"/>
          <w:szCs w:val="24"/>
        </w:rPr>
        <w:t xml:space="preserve">Get MEMORY Information </w:t>
      </w:r>
      <w:r w:rsidR="00891E7E" w:rsidRPr="00FF2A45">
        <w:rPr>
          <w:rFonts w:ascii="Calibri" w:hAnsi="Calibri" w:cs="Calibri"/>
          <w:b w:val="0"/>
          <w:bCs w:val="0"/>
          <w:color w:val="FF0000"/>
          <w:sz w:val="24"/>
          <w:szCs w:val="24"/>
        </w:rPr>
        <w:t>via Command Prompt in Windows</w:t>
      </w:r>
      <w:r w:rsidRPr="00FF2A45">
        <w:rPr>
          <w:rFonts w:ascii="Calibri" w:hAnsi="Calibri" w:cs="Calibri"/>
          <w:b w:val="0"/>
          <w:bCs w:val="0"/>
          <w:color w:val="FF0000"/>
          <w:sz w:val="24"/>
          <w:szCs w:val="24"/>
        </w:rPr>
        <w:t xml:space="preserve">:- </w:t>
      </w:r>
    </w:p>
    <w:p w:rsidR="001E4F4A" w:rsidRPr="00FF2A45" w:rsidRDefault="001E4F4A" w:rsidP="001E4F4A">
      <w:pPr>
        <w:shd w:val="clear" w:color="auto" w:fill="FFFFFF"/>
        <w:spacing w:after="108" w:line="240" w:lineRule="auto"/>
        <w:rPr>
          <w:rFonts w:ascii="Calibri" w:eastAsia="Times New Roman" w:hAnsi="Calibri" w:cs="Calibri"/>
          <w:color w:val="000000" w:themeColor="text1"/>
          <w:sz w:val="24"/>
          <w:szCs w:val="24"/>
        </w:rPr>
      </w:pPr>
    </w:p>
    <w:p w:rsidR="001E4F4A" w:rsidRPr="00FF2A45" w:rsidRDefault="001E4F4A" w:rsidP="001E4F4A">
      <w:pPr>
        <w:shd w:val="clear" w:color="auto" w:fill="FFFFFF"/>
        <w:spacing w:after="108" w:line="240" w:lineRule="auto"/>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 xml:space="preserve">Referral link:- </w:t>
      </w:r>
      <w:hyperlink r:id="rId65" w:history="1">
        <w:r w:rsidRPr="00FF2A45">
          <w:rPr>
            <w:rStyle w:val="Hyperlink"/>
            <w:rFonts w:ascii="Calibri" w:eastAsia="Times New Roman" w:hAnsi="Calibri" w:cs="Calibri"/>
            <w:sz w:val="24"/>
            <w:szCs w:val="24"/>
          </w:rPr>
          <w:t>https://www.tenforums.com/tutorials/66809-determine-system-memory-size-speed-type-windows-10-a.html</w:t>
        </w:r>
      </w:hyperlink>
    </w:p>
    <w:p w:rsidR="005C743F" w:rsidRPr="00FF2A45" w:rsidRDefault="00B72F39" w:rsidP="001E4F4A">
      <w:pPr>
        <w:spacing w:before="87" w:after="96" w:line="240" w:lineRule="auto"/>
        <w:ind w:right="545"/>
        <w:outlineLvl w:val="1"/>
        <w:rPr>
          <w:rFonts w:ascii="Calibri" w:eastAsia="Times New Roman" w:hAnsi="Calibri" w:cs="Calibri"/>
          <w:color w:val="006D55"/>
          <w:sz w:val="24"/>
          <w:szCs w:val="24"/>
        </w:rPr>
      </w:pPr>
      <w:r w:rsidRPr="00FF2A45">
        <w:rPr>
          <w:rFonts w:ascii="Calibri" w:hAnsi="Calibri" w:cs="Calibri"/>
          <w:b/>
          <w:bCs/>
          <w:color w:val="3E3E3E"/>
          <w:sz w:val="24"/>
          <w:szCs w:val="24"/>
          <w:shd w:val="clear" w:color="auto" w:fill="FFFFFF"/>
        </w:rPr>
        <w:t>1.</w:t>
      </w:r>
      <w:r w:rsidRPr="00FF2A45">
        <w:rPr>
          <w:rFonts w:ascii="Calibri" w:hAnsi="Calibri" w:cs="Calibri"/>
          <w:color w:val="3E3E3E"/>
          <w:sz w:val="24"/>
          <w:szCs w:val="24"/>
          <w:shd w:val="clear" w:color="auto" w:fill="FFFFFF"/>
        </w:rPr>
        <w:t> Open </w:t>
      </w:r>
      <w:hyperlink r:id="rId66" w:tgtFrame="_blank" w:history="1">
        <w:r w:rsidRPr="00FF2A45">
          <w:rPr>
            <w:rStyle w:val="Hyperlink"/>
            <w:rFonts w:ascii="Calibri" w:hAnsi="Calibri" w:cs="Calibri"/>
            <w:b/>
            <w:bCs/>
            <w:color w:val="417394"/>
            <w:sz w:val="24"/>
            <w:szCs w:val="24"/>
            <w:u w:val="none"/>
            <w:shd w:val="clear" w:color="auto" w:fill="FFFFFF"/>
          </w:rPr>
          <w:t>Settings</w:t>
        </w:r>
      </w:hyperlink>
      <w:r w:rsidRPr="00FF2A45">
        <w:rPr>
          <w:rFonts w:ascii="Calibri" w:hAnsi="Calibri" w:cs="Calibri"/>
          <w:color w:val="3E3E3E"/>
          <w:sz w:val="24"/>
          <w:szCs w:val="24"/>
          <w:shd w:val="clear" w:color="auto" w:fill="FFFFFF"/>
        </w:rPr>
        <w:t>, and click/tap on the </w:t>
      </w:r>
      <w:r w:rsidRPr="00FF2A45">
        <w:rPr>
          <w:rFonts w:ascii="Calibri" w:hAnsi="Calibri" w:cs="Calibri"/>
          <w:b/>
          <w:bCs/>
          <w:color w:val="3E3E3E"/>
          <w:sz w:val="24"/>
          <w:szCs w:val="24"/>
          <w:shd w:val="clear" w:color="auto" w:fill="FFFFFF"/>
        </w:rPr>
        <w:t>System</w:t>
      </w:r>
      <w:r w:rsidRPr="00FF2A45">
        <w:rPr>
          <w:rFonts w:ascii="Calibri" w:hAnsi="Calibri" w:cs="Calibri"/>
          <w:color w:val="3E3E3E"/>
          <w:sz w:val="24"/>
          <w:szCs w:val="24"/>
          <w:shd w:val="clear" w:color="auto" w:fill="FFFFFF"/>
        </w:rPr>
        <w:t> icon.</w:t>
      </w:r>
      <w:r w:rsidRPr="00FF2A45">
        <w:rPr>
          <w:rFonts w:ascii="Calibri" w:hAnsi="Calibri" w:cs="Calibri"/>
          <w:color w:val="3E3E3E"/>
          <w:sz w:val="24"/>
          <w:szCs w:val="24"/>
        </w:rPr>
        <w:br/>
      </w:r>
      <w:r w:rsidRPr="00FF2A45">
        <w:rPr>
          <w:rFonts w:ascii="Calibri" w:hAnsi="Calibri" w:cs="Calibri"/>
          <w:color w:val="3E3E3E"/>
          <w:sz w:val="24"/>
          <w:szCs w:val="24"/>
        </w:rPr>
        <w:br/>
      </w:r>
      <w:r w:rsidRPr="00FF2A45">
        <w:rPr>
          <w:rFonts w:ascii="Calibri" w:hAnsi="Calibri" w:cs="Calibri"/>
          <w:b/>
          <w:bCs/>
          <w:color w:val="3E3E3E"/>
          <w:sz w:val="24"/>
          <w:szCs w:val="24"/>
          <w:shd w:val="clear" w:color="auto" w:fill="FFFFFF"/>
        </w:rPr>
        <w:t>2.</w:t>
      </w:r>
      <w:r w:rsidRPr="00FF2A45">
        <w:rPr>
          <w:rFonts w:ascii="Calibri" w:hAnsi="Calibri" w:cs="Calibri"/>
          <w:color w:val="3E3E3E"/>
          <w:sz w:val="24"/>
          <w:szCs w:val="24"/>
          <w:shd w:val="clear" w:color="auto" w:fill="FFFFFF"/>
        </w:rPr>
        <w:t> Click/tap on </w:t>
      </w:r>
      <w:r w:rsidRPr="00FF2A45">
        <w:rPr>
          <w:rFonts w:ascii="Calibri" w:hAnsi="Calibri" w:cs="Calibri"/>
          <w:b/>
          <w:bCs/>
          <w:color w:val="3E3E3E"/>
          <w:sz w:val="24"/>
          <w:szCs w:val="24"/>
          <w:shd w:val="clear" w:color="auto" w:fill="FFFFFF"/>
        </w:rPr>
        <w:t>About</w:t>
      </w:r>
      <w:r w:rsidRPr="00FF2A45">
        <w:rPr>
          <w:rFonts w:ascii="Calibri" w:hAnsi="Calibri" w:cs="Calibri"/>
          <w:color w:val="3E3E3E"/>
          <w:sz w:val="24"/>
          <w:szCs w:val="24"/>
          <w:shd w:val="clear" w:color="auto" w:fill="FFFFFF"/>
        </w:rPr>
        <w:t> on the left side, and look to see how much (ex: "32.0 GB") </w:t>
      </w:r>
      <w:r w:rsidRPr="00FF2A45">
        <w:rPr>
          <w:rFonts w:ascii="Calibri" w:hAnsi="Calibri" w:cs="Calibri"/>
          <w:b/>
          <w:bCs/>
          <w:color w:val="3E3E3E"/>
          <w:sz w:val="24"/>
          <w:szCs w:val="24"/>
          <w:shd w:val="clear" w:color="auto" w:fill="FFFFFF"/>
        </w:rPr>
        <w:t>Installed RAM</w:t>
      </w:r>
      <w:r w:rsidRPr="00FF2A45">
        <w:rPr>
          <w:rFonts w:ascii="Calibri" w:hAnsi="Calibri" w:cs="Calibri"/>
          <w:color w:val="3E3E3E"/>
          <w:sz w:val="24"/>
          <w:szCs w:val="24"/>
          <w:shd w:val="clear" w:color="auto" w:fill="FFFFFF"/>
        </w:rPr>
        <w:t> you have on the right side. (see screenshot below)</w:t>
      </w:r>
      <w:r w:rsidRPr="00FF2A45">
        <w:rPr>
          <w:rFonts w:ascii="Calibri" w:hAnsi="Calibri" w:cs="Calibri"/>
          <w:color w:val="3E3E3E"/>
          <w:sz w:val="24"/>
          <w:szCs w:val="24"/>
        </w:rPr>
        <w:br/>
      </w:r>
      <w:r w:rsidRPr="00FF2A45">
        <w:rPr>
          <w:rFonts w:ascii="Calibri" w:hAnsi="Calibri" w:cs="Calibri"/>
          <w:color w:val="3E3E3E"/>
          <w:sz w:val="24"/>
          <w:szCs w:val="24"/>
        </w:rPr>
        <w:lastRenderedPageBreak/>
        <w:br/>
      </w:r>
      <w:r w:rsidRPr="00FF2A45">
        <w:rPr>
          <w:rFonts w:ascii="Calibri" w:hAnsi="Calibri" w:cs="Calibri"/>
          <w:noProof/>
          <w:color w:val="417394"/>
          <w:sz w:val="24"/>
          <w:szCs w:val="24"/>
          <w:shd w:val="clear" w:color="auto" w:fill="FFFFFF"/>
        </w:rPr>
        <w:drawing>
          <wp:inline distT="0" distB="0" distL="0" distR="0">
            <wp:extent cx="6480000" cy="6559153"/>
            <wp:effectExtent l="19050" t="0" r="0" b="0"/>
            <wp:docPr id="87" name="Picture 87" descr="Click image for larger version. &#10;&#10;Name: Memory_size_Settings.png &#10;Views: 1111 &#10;Size: 55.1 KB &#10;ID: 105828">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lick image for larger version. &#10;&#10;Name: Memory_size_Settings.png &#10;Views: 1111 &#10;Size: 55.1 KB &#10;ID: 105828">
                      <a:hlinkClick r:id="rId67"/>
                    </pic:cNvPr>
                    <pic:cNvPicPr>
                      <a:picLocks noChangeAspect="1" noChangeArrowheads="1"/>
                    </pic:cNvPicPr>
                  </pic:nvPicPr>
                  <pic:blipFill>
                    <a:blip r:embed="rId68"/>
                    <a:srcRect/>
                    <a:stretch>
                      <a:fillRect/>
                    </a:stretch>
                  </pic:blipFill>
                  <pic:spPr bwMode="auto">
                    <a:xfrm>
                      <a:off x="0" y="0"/>
                      <a:ext cx="6480000" cy="6559153"/>
                    </a:xfrm>
                    <a:prstGeom prst="rect">
                      <a:avLst/>
                    </a:prstGeom>
                    <a:noFill/>
                    <a:ln w="9525">
                      <a:noFill/>
                      <a:miter lim="800000"/>
                      <a:headEnd/>
                      <a:tailEnd/>
                    </a:ln>
                  </pic:spPr>
                </pic:pic>
              </a:graphicData>
            </a:graphic>
          </wp:inline>
        </w:drawing>
      </w:r>
    </w:p>
    <w:p w:rsidR="00626403" w:rsidRPr="00FF2A45" w:rsidRDefault="00B72F39" w:rsidP="00B338CC">
      <w:pPr>
        <w:pStyle w:val="Heading1"/>
        <w:spacing w:before="0"/>
        <w:textAlignment w:val="baseline"/>
        <w:rPr>
          <w:rFonts w:ascii="Calibri" w:hAnsi="Calibri" w:cs="Calibri"/>
          <w:b w:val="0"/>
          <w:bCs w:val="0"/>
          <w:color w:val="FF0000"/>
          <w:sz w:val="24"/>
          <w:szCs w:val="24"/>
        </w:rPr>
      </w:pPr>
      <w:r w:rsidRPr="00FF2A45">
        <w:rPr>
          <w:rFonts w:ascii="Calibri" w:hAnsi="Calibri" w:cs="Calibri"/>
          <w:color w:val="3E3E3E"/>
          <w:sz w:val="24"/>
          <w:szCs w:val="24"/>
          <w:shd w:val="clear" w:color="auto" w:fill="FFFFFF"/>
        </w:rPr>
        <w:lastRenderedPageBreak/>
        <w:t>Open the </w:t>
      </w:r>
      <w:hyperlink r:id="rId69" w:tgtFrame="_blank" w:history="1">
        <w:r w:rsidRPr="00FF2A45">
          <w:rPr>
            <w:rStyle w:val="Hyperlink"/>
            <w:rFonts w:ascii="Calibri" w:hAnsi="Calibri" w:cs="Calibri"/>
            <w:b w:val="0"/>
            <w:bCs w:val="0"/>
            <w:color w:val="417394"/>
            <w:sz w:val="24"/>
            <w:szCs w:val="24"/>
            <w:u w:val="none"/>
            <w:shd w:val="clear" w:color="auto" w:fill="FFFFFF"/>
          </w:rPr>
          <w:t>Control Panel (icons view)</w:t>
        </w:r>
      </w:hyperlink>
      <w:r w:rsidRPr="00FF2A45">
        <w:rPr>
          <w:rFonts w:ascii="Calibri" w:hAnsi="Calibri" w:cs="Calibri"/>
          <w:color w:val="3E3E3E"/>
          <w:sz w:val="24"/>
          <w:szCs w:val="24"/>
          <w:shd w:val="clear" w:color="auto" w:fill="FFFFFF"/>
        </w:rPr>
        <w:t>, and click/tap on the </w:t>
      </w:r>
      <w:r w:rsidRPr="00FF2A45">
        <w:rPr>
          <w:rFonts w:ascii="Calibri" w:hAnsi="Calibri" w:cs="Calibri"/>
          <w:b w:val="0"/>
          <w:bCs w:val="0"/>
          <w:color w:val="3E3E3E"/>
          <w:sz w:val="24"/>
          <w:szCs w:val="24"/>
          <w:shd w:val="clear" w:color="auto" w:fill="FFFFFF"/>
        </w:rPr>
        <w:t>System</w:t>
      </w:r>
      <w:r w:rsidRPr="00FF2A45">
        <w:rPr>
          <w:rFonts w:ascii="Calibri" w:hAnsi="Calibri" w:cs="Calibri"/>
          <w:color w:val="3E3E3E"/>
          <w:sz w:val="24"/>
          <w:szCs w:val="24"/>
          <w:shd w:val="clear" w:color="auto" w:fill="FFFFFF"/>
        </w:rPr>
        <w:t> icon.</w:t>
      </w:r>
      <w:r w:rsidRPr="00FF2A45">
        <w:rPr>
          <w:rFonts w:ascii="Calibri" w:hAnsi="Calibri" w:cs="Calibri"/>
          <w:color w:val="3E3E3E"/>
          <w:sz w:val="24"/>
          <w:szCs w:val="24"/>
        </w:rPr>
        <w:br/>
      </w:r>
      <w:r w:rsidRPr="00FF2A45">
        <w:rPr>
          <w:rFonts w:ascii="Calibri" w:hAnsi="Calibri" w:cs="Calibri"/>
          <w:color w:val="3E3E3E"/>
          <w:sz w:val="24"/>
          <w:szCs w:val="24"/>
        </w:rPr>
        <w:br/>
      </w:r>
      <w:r w:rsidRPr="00FF2A45">
        <w:rPr>
          <w:rFonts w:ascii="Calibri" w:hAnsi="Calibri" w:cs="Calibri"/>
          <w:b w:val="0"/>
          <w:bCs w:val="0"/>
          <w:color w:val="3E3E3E"/>
          <w:sz w:val="24"/>
          <w:szCs w:val="24"/>
          <w:shd w:val="clear" w:color="auto" w:fill="FFFFFF"/>
        </w:rPr>
        <w:t>2.</w:t>
      </w:r>
      <w:r w:rsidRPr="00FF2A45">
        <w:rPr>
          <w:rFonts w:ascii="Calibri" w:hAnsi="Calibri" w:cs="Calibri"/>
          <w:color w:val="3E3E3E"/>
          <w:sz w:val="24"/>
          <w:szCs w:val="24"/>
          <w:shd w:val="clear" w:color="auto" w:fill="FFFFFF"/>
        </w:rPr>
        <w:t> Look to see how much (ex: "32.0 GB") </w:t>
      </w:r>
      <w:r w:rsidRPr="00FF2A45">
        <w:rPr>
          <w:rFonts w:ascii="Calibri" w:hAnsi="Calibri" w:cs="Calibri"/>
          <w:b w:val="0"/>
          <w:bCs w:val="0"/>
          <w:color w:val="3E3E3E"/>
          <w:sz w:val="24"/>
          <w:szCs w:val="24"/>
          <w:shd w:val="clear" w:color="auto" w:fill="FFFFFF"/>
        </w:rPr>
        <w:t>Installed memory (RAM)</w:t>
      </w:r>
      <w:r w:rsidRPr="00FF2A45">
        <w:rPr>
          <w:rFonts w:ascii="Calibri" w:hAnsi="Calibri" w:cs="Calibri"/>
          <w:color w:val="3E3E3E"/>
          <w:sz w:val="24"/>
          <w:szCs w:val="24"/>
          <w:shd w:val="clear" w:color="auto" w:fill="FFFFFF"/>
        </w:rPr>
        <w:t> you have under the </w:t>
      </w:r>
      <w:r w:rsidRPr="00FF2A45">
        <w:rPr>
          <w:rFonts w:ascii="Calibri" w:hAnsi="Calibri" w:cs="Calibri"/>
          <w:b w:val="0"/>
          <w:bCs w:val="0"/>
          <w:color w:val="3E3E3E"/>
          <w:sz w:val="24"/>
          <w:szCs w:val="24"/>
          <w:shd w:val="clear" w:color="auto" w:fill="FFFFFF"/>
        </w:rPr>
        <w:t>System</w:t>
      </w:r>
      <w:r w:rsidRPr="00FF2A45">
        <w:rPr>
          <w:rFonts w:ascii="Calibri" w:hAnsi="Calibri" w:cs="Calibri"/>
          <w:color w:val="3E3E3E"/>
          <w:sz w:val="24"/>
          <w:szCs w:val="24"/>
          <w:shd w:val="clear" w:color="auto" w:fill="FFFFFF"/>
        </w:rPr>
        <w:t> section. (see screenshot below)</w:t>
      </w:r>
      <w:r w:rsidRPr="00FF2A45">
        <w:rPr>
          <w:rFonts w:ascii="Calibri" w:hAnsi="Calibri" w:cs="Calibri"/>
          <w:color w:val="3E3E3E"/>
          <w:sz w:val="24"/>
          <w:szCs w:val="24"/>
        </w:rPr>
        <w:br/>
      </w:r>
      <w:r w:rsidRPr="00FF2A45">
        <w:rPr>
          <w:rFonts w:ascii="Calibri" w:hAnsi="Calibri" w:cs="Calibri"/>
          <w:color w:val="3E3E3E"/>
          <w:sz w:val="24"/>
          <w:szCs w:val="24"/>
        </w:rPr>
        <w:br/>
      </w:r>
      <w:r w:rsidRPr="00FF2A45">
        <w:rPr>
          <w:rFonts w:ascii="Calibri" w:hAnsi="Calibri" w:cs="Calibri"/>
          <w:noProof/>
          <w:color w:val="417394"/>
          <w:sz w:val="24"/>
          <w:szCs w:val="24"/>
          <w:shd w:val="clear" w:color="auto" w:fill="FFFFFF"/>
        </w:rPr>
        <w:drawing>
          <wp:inline distT="0" distB="0" distL="0" distR="0">
            <wp:extent cx="6480000" cy="4322226"/>
            <wp:effectExtent l="19050" t="0" r="0" b="0"/>
            <wp:docPr id="92" name="Picture 92" descr="Click image for larger version. &#10;&#10;Name: Memory_size_Control_Panel.png &#10;Views: 872 &#10;Size: 42.6 KB &#10;ID: 105827">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lick image for larger version. &#10;&#10;Name: Memory_size_Control_Panel.png &#10;Views: 872 &#10;Size: 42.6 KB &#10;ID: 105827">
                      <a:hlinkClick r:id="rId70"/>
                    </pic:cNvPr>
                    <pic:cNvPicPr>
                      <a:picLocks noChangeAspect="1" noChangeArrowheads="1"/>
                    </pic:cNvPicPr>
                  </pic:nvPicPr>
                  <pic:blipFill>
                    <a:blip r:embed="rId71"/>
                    <a:srcRect/>
                    <a:stretch>
                      <a:fillRect/>
                    </a:stretch>
                  </pic:blipFill>
                  <pic:spPr bwMode="auto">
                    <a:xfrm>
                      <a:off x="0" y="0"/>
                      <a:ext cx="6480000" cy="4322226"/>
                    </a:xfrm>
                    <a:prstGeom prst="rect">
                      <a:avLst/>
                    </a:prstGeom>
                    <a:noFill/>
                    <a:ln w="9525">
                      <a:noFill/>
                      <a:miter lim="800000"/>
                      <a:headEnd/>
                      <a:tailEnd/>
                    </a:ln>
                  </pic:spPr>
                </pic:pic>
              </a:graphicData>
            </a:graphic>
          </wp:inline>
        </w:drawing>
      </w:r>
    </w:p>
    <w:p w:rsidR="00B72F39" w:rsidRPr="00FF2A45" w:rsidRDefault="00B72F39" w:rsidP="00B338CC">
      <w:pPr>
        <w:pStyle w:val="Heading1"/>
        <w:spacing w:before="0"/>
        <w:textAlignment w:val="baseline"/>
        <w:rPr>
          <w:rFonts w:ascii="Calibri" w:hAnsi="Calibri" w:cs="Calibri"/>
          <w:b w:val="0"/>
          <w:bCs w:val="0"/>
          <w:color w:val="FF0000"/>
          <w:sz w:val="24"/>
          <w:szCs w:val="24"/>
        </w:rPr>
      </w:pPr>
    </w:p>
    <w:p w:rsidR="00B72F39" w:rsidRPr="00FF2A45" w:rsidRDefault="00B72F39" w:rsidP="00B338CC">
      <w:pPr>
        <w:pStyle w:val="Heading1"/>
        <w:spacing w:before="0"/>
        <w:textAlignment w:val="baseline"/>
        <w:rPr>
          <w:rFonts w:ascii="Calibri" w:hAnsi="Calibri" w:cs="Calibri"/>
          <w:b w:val="0"/>
          <w:bCs w:val="0"/>
          <w:color w:val="FF0000"/>
          <w:sz w:val="24"/>
          <w:szCs w:val="24"/>
        </w:rPr>
      </w:pPr>
    </w:p>
    <w:p w:rsidR="00B72F39" w:rsidRPr="00FF2A45" w:rsidRDefault="00B72F39" w:rsidP="00B338CC">
      <w:pPr>
        <w:pStyle w:val="Heading1"/>
        <w:spacing w:before="0"/>
        <w:textAlignment w:val="baseline"/>
        <w:rPr>
          <w:rFonts w:ascii="Calibri" w:hAnsi="Calibri" w:cs="Calibri"/>
          <w:b w:val="0"/>
          <w:bCs w:val="0"/>
          <w:color w:val="FF0000"/>
          <w:sz w:val="24"/>
          <w:szCs w:val="24"/>
        </w:rPr>
      </w:pPr>
      <w:r w:rsidRPr="00FF2A45">
        <w:rPr>
          <w:rFonts w:ascii="Calibri" w:hAnsi="Calibri" w:cs="Calibri"/>
          <w:color w:val="3E3E3E"/>
          <w:sz w:val="24"/>
          <w:szCs w:val="24"/>
          <w:shd w:val="clear" w:color="auto" w:fill="FFFFFF"/>
        </w:rPr>
        <w:lastRenderedPageBreak/>
        <w:t>Press the </w:t>
      </w:r>
      <w:r w:rsidRPr="00FF2A45">
        <w:rPr>
          <w:rFonts w:ascii="Calibri" w:hAnsi="Calibri" w:cs="Calibri"/>
          <w:b w:val="0"/>
          <w:bCs w:val="0"/>
          <w:color w:val="3E3E3E"/>
          <w:sz w:val="24"/>
          <w:szCs w:val="24"/>
          <w:shd w:val="clear" w:color="auto" w:fill="FFFFFF"/>
        </w:rPr>
        <w:t>Win+R</w:t>
      </w:r>
      <w:r w:rsidRPr="00FF2A45">
        <w:rPr>
          <w:rFonts w:ascii="Calibri" w:hAnsi="Calibri" w:cs="Calibri"/>
          <w:color w:val="3E3E3E"/>
          <w:sz w:val="24"/>
          <w:szCs w:val="24"/>
          <w:shd w:val="clear" w:color="auto" w:fill="FFFFFF"/>
        </w:rPr>
        <w:t> keys to open Run, type </w:t>
      </w:r>
      <w:r w:rsidRPr="00FF2A45">
        <w:rPr>
          <w:rFonts w:ascii="Calibri" w:hAnsi="Calibri" w:cs="Calibri"/>
          <w:b w:val="0"/>
          <w:bCs w:val="0"/>
          <w:color w:val="3E3E3E"/>
          <w:sz w:val="24"/>
          <w:szCs w:val="24"/>
          <w:shd w:val="clear" w:color="auto" w:fill="FFFFFF"/>
        </w:rPr>
        <w:t>msinfo32</w:t>
      </w:r>
      <w:r w:rsidRPr="00FF2A45">
        <w:rPr>
          <w:rFonts w:ascii="Calibri" w:hAnsi="Calibri" w:cs="Calibri"/>
          <w:color w:val="3E3E3E"/>
          <w:sz w:val="24"/>
          <w:szCs w:val="24"/>
          <w:shd w:val="clear" w:color="auto" w:fill="FFFFFF"/>
        </w:rPr>
        <w:t> in the search box, and click/tap on </w:t>
      </w:r>
      <w:r w:rsidRPr="00FF2A45">
        <w:rPr>
          <w:rFonts w:ascii="Calibri" w:hAnsi="Calibri" w:cs="Calibri"/>
          <w:b w:val="0"/>
          <w:bCs w:val="0"/>
          <w:color w:val="3E3E3E"/>
          <w:sz w:val="24"/>
          <w:szCs w:val="24"/>
          <w:shd w:val="clear" w:color="auto" w:fill="FFFFFF"/>
        </w:rPr>
        <w:t>OK</w:t>
      </w:r>
      <w:r w:rsidRPr="00FF2A45">
        <w:rPr>
          <w:rFonts w:ascii="Calibri" w:hAnsi="Calibri" w:cs="Calibri"/>
          <w:color w:val="3E3E3E"/>
          <w:sz w:val="24"/>
          <w:szCs w:val="24"/>
          <w:shd w:val="clear" w:color="auto" w:fill="FFFFFF"/>
        </w:rPr>
        <w:t>.</w:t>
      </w:r>
      <w:r w:rsidRPr="00FF2A45">
        <w:rPr>
          <w:rFonts w:ascii="Calibri" w:hAnsi="Calibri" w:cs="Calibri"/>
          <w:color w:val="3E3E3E"/>
          <w:sz w:val="24"/>
          <w:szCs w:val="24"/>
        </w:rPr>
        <w:br/>
      </w:r>
      <w:r w:rsidRPr="00FF2A45">
        <w:rPr>
          <w:rFonts w:ascii="Calibri" w:hAnsi="Calibri" w:cs="Calibri"/>
          <w:color w:val="3E3E3E"/>
          <w:sz w:val="24"/>
          <w:szCs w:val="24"/>
        </w:rPr>
        <w:br/>
      </w:r>
      <w:r w:rsidRPr="00FF2A45">
        <w:rPr>
          <w:rFonts w:ascii="Calibri" w:hAnsi="Calibri" w:cs="Calibri"/>
          <w:b w:val="0"/>
          <w:bCs w:val="0"/>
          <w:color w:val="3E3E3E"/>
          <w:sz w:val="24"/>
          <w:szCs w:val="24"/>
          <w:shd w:val="clear" w:color="auto" w:fill="FFFFFF"/>
        </w:rPr>
        <w:t>2.</w:t>
      </w:r>
      <w:r w:rsidRPr="00FF2A45">
        <w:rPr>
          <w:rFonts w:ascii="Calibri" w:hAnsi="Calibri" w:cs="Calibri"/>
          <w:color w:val="3E3E3E"/>
          <w:sz w:val="24"/>
          <w:szCs w:val="24"/>
          <w:shd w:val="clear" w:color="auto" w:fill="FFFFFF"/>
        </w:rPr>
        <w:t> Click/tap on </w:t>
      </w:r>
      <w:r w:rsidRPr="00FF2A45">
        <w:rPr>
          <w:rFonts w:ascii="Calibri" w:hAnsi="Calibri" w:cs="Calibri"/>
          <w:b w:val="0"/>
          <w:bCs w:val="0"/>
          <w:color w:val="3E3E3E"/>
          <w:sz w:val="24"/>
          <w:szCs w:val="24"/>
          <w:shd w:val="clear" w:color="auto" w:fill="FFFFFF"/>
        </w:rPr>
        <w:t>System Summary</w:t>
      </w:r>
      <w:r w:rsidRPr="00FF2A45">
        <w:rPr>
          <w:rFonts w:ascii="Calibri" w:hAnsi="Calibri" w:cs="Calibri"/>
          <w:color w:val="3E3E3E"/>
          <w:sz w:val="24"/>
          <w:szCs w:val="24"/>
          <w:shd w:val="clear" w:color="auto" w:fill="FFFFFF"/>
        </w:rPr>
        <w:t> on the left side, and look to see how much (ex: "32.0 GB") </w:t>
      </w:r>
      <w:r w:rsidRPr="00FF2A45">
        <w:rPr>
          <w:rFonts w:ascii="Calibri" w:hAnsi="Calibri" w:cs="Calibri"/>
          <w:b w:val="0"/>
          <w:bCs w:val="0"/>
          <w:color w:val="3E3E3E"/>
          <w:sz w:val="24"/>
          <w:szCs w:val="24"/>
          <w:shd w:val="clear" w:color="auto" w:fill="FFFFFF"/>
        </w:rPr>
        <w:t>Installed Physical Memory (RAM)</w:t>
      </w:r>
      <w:r w:rsidRPr="00FF2A45">
        <w:rPr>
          <w:rFonts w:ascii="Calibri" w:hAnsi="Calibri" w:cs="Calibri"/>
          <w:color w:val="3E3E3E"/>
          <w:sz w:val="24"/>
          <w:szCs w:val="24"/>
          <w:shd w:val="clear" w:color="auto" w:fill="FFFFFF"/>
        </w:rPr>
        <w:t> you have on the right side.</w:t>
      </w:r>
      <w:r w:rsidRPr="00FF2A45">
        <w:rPr>
          <w:rFonts w:ascii="Calibri" w:hAnsi="Calibri" w:cs="Calibri"/>
          <w:color w:val="3E3E3E"/>
          <w:sz w:val="24"/>
          <w:szCs w:val="24"/>
        </w:rPr>
        <w:br/>
      </w:r>
      <w:r w:rsidRPr="00FF2A45">
        <w:rPr>
          <w:rFonts w:ascii="Calibri" w:hAnsi="Calibri" w:cs="Calibri"/>
          <w:color w:val="3E3E3E"/>
          <w:sz w:val="24"/>
          <w:szCs w:val="24"/>
        </w:rPr>
        <w:br/>
      </w:r>
      <w:r w:rsidRPr="00FF2A45">
        <w:rPr>
          <w:rFonts w:ascii="Calibri" w:hAnsi="Calibri" w:cs="Calibri"/>
          <w:noProof/>
          <w:color w:val="417394"/>
          <w:sz w:val="24"/>
          <w:szCs w:val="24"/>
          <w:shd w:val="clear" w:color="auto" w:fill="FFFFFF"/>
        </w:rPr>
        <w:drawing>
          <wp:inline distT="0" distB="0" distL="0" distR="0">
            <wp:extent cx="6480000" cy="6637172"/>
            <wp:effectExtent l="19050" t="0" r="0" b="0"/>
            <wp:docPr id="95" name="Picture 95" descr="Click image for larger version. &#10;&#10;Name: Memory_size_System_Information.png &#10;Views: 2194 &#10;Size: 54.9 KB &#10;ID: 105829">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lick image for larger version. &#10;&#10;Name: Memory_size_System_Information.png &#10;Views: 2194 &#10;Size: 54.9 KB &#10;ID: 105829">
                      <a:hlinkClick r:id="rId72"/>
                    </pic:cNvPr>
                    <pic:cNvPicPr>
                      <a:picLocks noChangeAspect="1" noChangeArrowheads="1"/>
                    </pic:cNvPicPr>
                  </pic:nvPicPr>
                  <pic:blipFill>
                    <a:blip r:embed="rId73"/>
                    <a:srcRect/>
                    <a:stretch>
                      <a:fillRect/>
                    </a:stretch>
                  </pic:blipFill>
                  <pic:spPr bwMode="auto">
                    <a:xfrm>
                      <a:off x="0" y="0"/>
                      <a:ext cx="6480000" cy="6637172"/>
                    </a:xfrm>
                    <a:prstGeom prst="rect">
                      <a:avLst/>
                    </a:prstGeom>
                    <a:noFill/>
                    <a:ln w="9525">
                      <a:noFill/>
                      <a:miter lim="800000"/>
                      <a:headEnd/>
                      <a:tailEnd/>
                    </a:ln>
                  </pic:spPr>
                </pic:pic>
              </a:graphicData>
            </a:graphic>
          </wp:inline>
        </w:drawing>
      </w:r>
    </w:p>
    <w:p w:rsidR="00B72F39" w:rsidRPr="00FF2A45" w:rsidRDefault="00B72F39" w:rsidP="00B338CC">
      <w:pPr>
        <w:pStyle w:val="Heading1"/>
        <w:spacing w:before="0"/>
        <w:textAlignment w:val="baseline"/>
        <w:rPr>
          <w:rFonts w:ascii="Calibri" w:hAnsi="Calibri" w:cs="Calibri"/>
          <w:b w:val="0"/>
          <w:bCs w:val="0"/>
          <w:color w:val="FF0000"/>
          <w:sz w:val="24"/>
          <w:szCs w:val="24"/>
        </w:rPr>
      </w:pPr>
    </w:p>
    <w:p w:rsidR="00B72F39" w:rsidRPr="00FF2A45" w:rsidRDefault="00B72F39" w:rsidP="00B338CC">
      <w:pPr>
        <w:pStyle w:val="Heading1"/>
        <w:spacing w:before="0"/>
        <w:textAlignment w:val="baseline"/>
        <w:rPr>
          <w:rFonts w:ascii="Calibri" w:hAnsi="Calibri" w:cs="Calibri"/>
          <w:b w:val="0"/>
          <w:bCs w:val="0"/>
          <w:color w:val="FF0000"/>
          <w:sz w:val="24"/>
          <w:szCs w:val="24"/>
        </w:rPr>
      </w:pPr>
    </w:p>
    <w:p w:rsidR="00B72F39" w:rsidRPr="00FF2A45" w:rsidRDefault="00B72F39" w:rsidP="00B338CC">
      <w:pPr>
        <w:pStyle w:val="Heading1"/>
        <w:spacing w:before="0"/>
        <w:textAlignment w:val="baseline"/>
        <w:rPr>
          <w:rFonts w:ascii="Calibri" w:hAnsi="Calibri" w:cs="Calibri"/>
          <w:b w:val="0"/>
          <w:bCs w:val="0"/>
          <w:color w:val="FF0000"/>
          <w:sz w:val="24"/>
          <w:szCs w:val="24"/>
        </w:rPr>
      </w:pPr>
    </w:p>
    <w:p w:rsidR="00B72F39" w:rsidRPr="00FF2A45" w:rsidRDefault="00B72F39" w:rsidP="00B338CC">
      <w:pPr>
        <w:pStyle w:val="Heading1"/>
        <w:spacing w:before="0"/>
        <w:textAlignment w:val="baseline"/>
        <w:rPr>
          <w:rFonts w:ascii="Calibri" w:hAnsi="Calibri" w:cs="Calibri"/>
          <w:b w:val="0"/>
          <w:bCs w:val="0"/>
          <w:color w:val="FF0000"/>
          <w:sz w:val="24"/>
          <w:szCs w:val="24"/>
        </w:rPr>
      </w:pPr>
    </w:p>
    <w:p w:rsidR="00B338CC" w:rsidRPr="00FF2A45" w:rsidRDefault="00B338CC" w:rsidP="00B338CC">
      <w:pPr>
        <w:pStyle w:val="Heading1"/>
        <w:spacing w:before="0"/>
        <w:textAlignment w:val="baseline"/>
        <w:rPr>
          <w:rFonts w:ascii="Calibri" w:hAnsi="Calibri" w:cs="Calibri"/>
          <w:b w:val="0"/>
          <w:bCs w:val="0"/>
          <w:color w:val="FF0000"/>
          <w:sz w:val="24"/>
          <w:szCs w:val="24"/>
        </w:rPr>
      </w:pPr>
      <w:r w:rsidRPr="00FF2A45">
        <w:rPr>
          <w:rFonts w:ascii="Calibri" w:hAnsi="Calibri" w:cs="Calibri"/>
          <w:b w:val="0"/>
          <w:bCs w:val="0"/>
          <w:color w:val="FF0000"/>
          <w:sz w:val="24"/>
          <w:szCs w:val="24"/>
        </w:rPr>
        <w:t xml:space="preserve">Get BIOS Information </w:t>
      </w:r>
      <w:r w:rsidR="00891E7E" w:rsidRPr="00FF2A45">
        <w:rPr>
          <w:rFonts w:ascii="Calibri" w:hAnsi="Calibri" w:cs="Calibri"/>
          <w:b w:val="0"/>
          <w:bCs w:val="0"/>
          <w:color w:val="FF0000"/>
          <w:sz w:val="24"/>
          <w:szCs w:val="24"/>
        </w:rPr>
        <w:t>via Command Prompt in Windows</w:t>
      </w:r>
      <w:r w:rsidRPr="00FF2A45">
        <w:rPr>
          <w:rFonts w:ascii="Calibri" w:hAnsi="Calibri" w:cs="Calibri"/>
          <w:b w:val="0"/>
          <w:bCs w:val="0"/>
          <w:color w:val="FF0000"/>
          <w:sz w:val="24"/>
          <w:szCs w:val="24"/>
        </w:rPr>
        <w:t xml:space="preserve">:- </w:t>
      </w:r>
    </w:p>
    <w:p w:rsidR="00B338CC" w:rsidRPr="00FF2A45" w:rsidRDefault="00B338CC" w:rsidP="00B338CC">
      <w:pPr>
        <w:rPr>
          <w:rFonts w:ascii="Calibri" w:eastAsiaTheme="majorEastAsia" w:hAnsi="Calibri" w:cs="Calibri"/>
          <w:color w:val="FF0000"/>
          <w:sz w:val="24"/>
          <w:szCs w:val="24"/>
        </w:rPr>
      </w:pPr>
    </w:p>
    <w:p w:rsidR="00B338CC" w:rsidRPr="00FF2A45" w:rsidRDefault="00B338CC" w:rsidP="00B338CC">
      <w:pPr>
        <w:rPr>
          <w:rFonts w:ascii="Calibri" w:hAnsi="Calibri" w:cs="Calibri"/>
          <w:sz w:val="24"/>
          <w:szCs w:val="24"/>
        </w:rPr>
      </w:pPr>
      <w:r w:rsidRPr="00FF2A45">
        <w:rPr>
          <w:rFonts w:ascii="Calibri" w:hAnsi="Calibri" w:cs="Calibri"/>
          <w:sz w:val="24"/>
          <w:szCs w:val="24"/>
        </w:rPr>
        <w:t>Referral link</w:t>
      </w:r>
      <w:r w:rsidR="00891E7E" w:rsidRPr="00FF2A45">
        <w:rPr>
          <w:rFonts w:ascii="Calibri" w:hAnsi="Calibri" w:cs="Calibri"/>
          <w:sz w:val="24"/>
          <w:szCs w:val="24"/>
        </w:rPr>
        <w:t>: -</w:t>
      </w:r>
      <w:r w:rsidRPr="00FF2A45">
        <w:rPr>
          <w:rFonts w:ascii="Calibri" w:hAnsi="Calibri" w:cs="Calibri"/>
          <w:sz w:val="24"/>
          <w:szCs w:val="24"/>
        </w:rPr>
        <w:t xml:space="preserve"> </w:t>
      </w:r>
      <w:hyperlink r:id="rId74" w:history="1">
        <w:r w:rsidRPr="00FF2A45">
          <w:rPr>
            <w:rStyle w:val="Hyperlink"/>
            <w:rFonts w:ascii="Calibri" w:hAnsi="Calibri" w:cs="Calibri"/>
            <w:sz w:val="24"/>
            <w:szCs w:val="24"/>
          </w:rPr>
          <w:t>https://www.maketecheasier.com/get-bios-version-information-in-windows/</w:t>
        </w:r>
      </w:hyperlink>
    </w:p>
    <w:p w:rsidR="00442603" w:rsidRPr="00FF2A45" w:rsidRDefault="007560D0" w:rsidP="00442603">
      <w:pPr>
        <w:rPr>
          <w:rFonts w:ascii="Calibri" w:hAnsi="Calibri" w:cs="Calibri"/>
          <w:sz w:val="24"/>
          <w:szCs w:val="24"/>
        </w:rPr>
      </w:pPr>
      <w:r w:rsidRPr="00FF2A45">
        <w:rPr>
          <w:rFonts w:ascii="Calibri" w:hAnsi="Calibri" w:cs="Calibri"/>
          <w:sz w:val="24"/>
          <w:szCs w:val="24"/>
        </w:rPr>
        <w:t>Referral link</w:t>
      </w:r>
      <w:r w:rsidR="00891E7E" w:rsidRPr="00FF2A45">
        <w:rPr>
          <w:rFonts w:ascii="Calibri" w:hAnsi="Calibri" w:cs="Calibri"/>
          <w:sz w:val="24"/>
          <w:szCs w:val="24"/>
        </w:rPr>
        <w:t>: -</w:t>
      </w:r>
      <w:r w:rsidRPr="00FF2A45">
        <w:rPr>
          <w:rFonts w:ascii="Calibri" w:hAnsi="Calibri" w:cs="Calibri"/>
          <w:sz w:val="24"/>
          <w:szCs w:val="24"/>
        </w:rPr>
        <w:t xml:space="preserve"> </w:t>
      </w:r>
      <w:hyperlink r:id="rId75" w:history="1">
        <w:r w:rsidRPr="00FF2A45">
          <w:rPr>
            <w:rStyle w:val="Hyperlink"/>
            <w:rFonts w:ascii="Calibri" w:hAnsi="Calibri" w:cs="Calibri"/>
            <w:sz w:val="24"/>
            <w:szCs w:val="24"/>
          </w:rPr>
          <w:t>https://winaero.com/blog/get-bios-information-via-command-prompt-in-windows-10/</w:t>
        </w:r>
      </w:hyperlink>
    </w:p>
    <w:p w:rsidR="00B72F39" w:rsidRPr="00FF2A45" w:rsidRDefault="00B72F39" w:rsidP="00B72F39">
      <w:pPr>
        <w:pStyle w:val="HTMLPreformatted"/>
        <w:shd w:val="clear" w:color="auto" w:fill="EEEEEE"/>
        <w:rPr>
          <w:rFonts w:ascii="Calibri" w:hAnsi="Calibri" w:cs="Calibri"/>
          <w:color w:val="333333"/>
          <w:sz w:val="24"/>
          <w:szCs w:val="24"/>
        </w:rPr>
      </w:pPr>
      <w:r w:rsidRPr="00FF2A45">
        <w:rPr>
          <w:rFonts w:ascii="Calibri" w:hAnsi="Calibri" w:cs="Calibri"/>
          <w:color w:val="333333"/>
          <w:sz w:val="24"/>
          <w:szCs w:val="24"/>
        </w:rPr>
        <w:t>wmic bios get smbiosbiosversion</w:t>
      </w:r>
    </w:p>
    <w:p w:rsidR="00B72F39" w:rsidRPr="00FF2A45" w:rsidRDefault="00B72F39" w:rsidP="00B72F39">
      <w:pPr>
        <w:pStyle w:val="NormalWeb"/>
        <w:shd w:val="clear" w:color="auto" w:fill="FFFFFF"/>
        <w:spacing w:after="390" w:afterAutospacing="0"/>
        <w:rPr>
          <w:rFonts w:ascii="Calibri" w:hAnsi="Calibri" w:cs="Calibri"/>
          <w:color w:val="333333"/>
        </w:rPr>
      </w:pPr>
      <w:r w:rsidRPr="00FF2A45">
        <w:rPr>
          <w:rFonts w:ascii="Calibri" w:hAnsi="Calibri" w:cs="Calibri"/>
          <w:noProof/>
          <w:color w:val="333333"/>
        </w:rPr>
        <w:drawing>
          <wp:inline distT="0" distB="0" distL="0" distR="0">
            <wp:extent cx="6447155" cy="1821180"/>
            <wp:effectExtent l="19050" t="0" r="0" b="0"/>
            <wp:docPr id="98" name="Picture 98" descr="bios-version-wmic-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os-version-wmic-command"/>
                    <pic:cNvPicPr>
                      <a:picLocks noChangeAspect="1" noChangeArrowheads="1"/>
                    </pic:cNvPicPr>
                  </pic:nvPicPr>
                  <pic:blipFill>
                    <a:blip r:embed="rId76"/>
                    <a:srcRect/>
                    <a:stretch>
                      <a:fillRect/>
                    </a:stretch>
                  </pic:blipFill>
                  <pic:spPr bwMode="auto">
                    <a:xfrm>
                      <a:off x="0" y="0"/>
                      <a:ext cx="6447155" cy="1821180"/>
                    </a:xfrm>
                    <a:prstGeom prst="rect">
                      <a:avLst/>
                    </a:prstGeom>
                    <a:noFill/>
                    <a:ln w="9525">
                      <a:noFill/>
                      <a:miter lim="800000"/>
                      <a:headEnd/>
                      <a:tailEnd/>
                    </a:ln>
                  </pic:spPr>
                </pic:pic>
              </a:graphicData>
            </a:graphic>
          </wp:inline>
        </w:drawing>
      </w:r>
    </w:p>
    <w:p w:rsidR="00B72F39" w:rsidRPr="00FF2A45" w:rsidRDefault="00B72F39" w:rsidP="00B72F39">
      <w:pPr>
        <w:pStyle w:val="HTMLPreformatted"/>
        <w:shd w:val="clear" w:color="auto" w:fill="EEEEEE"/>
        <w:rPr>
          <w:rFonts w:ascii="Calibri" w:hAnsi="Calibri" w:cs="Calibri"/>
          <w:color w:val="333333"/>
          <w:sz w:val="24"/>
          <w:szCs w:val="24"/>
        </w:rPr>
      </w:pPr>
      <w:r w:rsidRPr="00FF2A45">
        <w:rPr>
          <w:rFonts w:ascii="Calibri" w:hAnsi="Calibri" w:cs="Calibri"/>
          <w:color w:val="333333"/>
          <w:sz w:val="24"/>
          <w:szCs w:val="24"/>
        </w:rPr>
        <w:t xml:space="preserve">systeminfo </w:t>
      </w:r>
      <w:r w:rsidRPr="00FF2A45">
        <w:rPr>
          <w:rFonts w:ascii="Calibri" w:hAnsi="Calibri" w:cs="Calibri"/>
          <w:color w:val="FFC0CB"/>
          <w:sz w:val="24"/>
          <w:szCs w:val="24"/>
        </w:rPr>
        <w:t>|</w:t>
      </w:r>
      <w:r w:rsidRPr="00FF2A45">
        <w:rPr>
          <w:rFonts w:ascii="Calibri" w:hAnsi="Calibri" w:cs="Calibri"/>
          <w:color w:val="333333"/>
          <w:sz w:val="24"/>
          <w:szCs w:val="24"/>
        </w:rPr>
        <w:t xml:space="preserve"> findstr </w:t>
      </w:r>
      <w:r w:rsidRPr="00FF2A45">
        <w:rPr>
          <w:rFonts w:ascii="Calibri" w:hAnsi="Calibri" w:cs="Calibri"/>
          <w:color w:val="FFC0CB"/>
          <w:sz w:val="24"/>
          <w:szCs w:val="24"/>
        </w:rPr>
        <w:t>/</w:t>
      </w:r>
      <w:r w:rsidRPr="00FF2A45">
        <w:rPr>
          <w:rFonts w:ascii="Calibri" w:hAnsi="Calibri" w:cs="Calibri"/>
          <w:color w:val="333333"/>
          <w:sz w:val="24"/>
          <w:szCs w:val="24"/>
        </w:rPr>
        <w:t xml:space="preserve">I </w:t>
      </w:r>
      <w:r w:rsidRPr="00FF2A45">
        <w:rPr>
          <w:rFonts w:ascii="Calibri" w:hAnsi="Calibri" w:cs="Calibri"/>
          <w:color w:val="FFC0CB"/>
          <w:sz w:val="24"/>
          <w:szCs w:val="24"/>
        </w:rPr>
        <w:t>/</w:t>
      </w:r>
      <w:r w:rsidRPr="00FF2A45">
        <w:rPr>
          <w:rFonts w:ascii="Calibri" w:hAnsi="Calibri" w:cs="Calibri"/>
          <w:color w:val="333333"/>
          <w:sz w:val="24"/>
          <w:szCs w:val="24"/>
        </w:rPr>
        <w:t>c:bios</w:t>
      </w:r>
    </w:p>
    <w:p w:rsidR="00B72F39" w:rsidRPr="00FF2A45" w:rsidRDefault="00B72F39" w:rsidP="00B72F39">
      <w:pPr>
        <w:pStyle w:val="NormalWeb"/>
        <w:shd w:val="clear" w:color="auto" w:fill="FFFFFF"/>
        <w:spacing w:after="390" w:afterAutospacing="0"/>
        <w:rPr>
          <w:rFonts w:ascii="Calibri" w:hAnsi="Calibri" w:cs="Calibri"/>
          <w:color w:val="333333"/>
        </w:rPr>
      </w:pPr>
      <w:r w:rsidRPr="00FF2A45">
        <w:rPr>
          <w:rFonts w:ascii="Calibri" w:hAnsi="Calibri" w:cs="Calibri"/>
          <w:noProof/>
          <w:color w:val="333333"/>
        </w:rPr>
        <w:drawing>
          <wp:inline distT="0" distB="0" distL="0" distR="0">
            <wp:extent cx="6447155" cy="2274570"/>
            <wp:effectExtent l="19050" t="0" r="0" b="0"/>
            <wp:docPr id="100" name="Picture 100" descr="bios-version-systool-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bios-version-systool-command"/>
                    <pic:cNvPicPr>
                      <a:picLocks noChangeAspect="1" noChangeArrowheads="1"/>
                    </pic:cNvPicPr>
                  </pic:nvPicPr>
                  <pic:blipFill>
                    <a:blip r:embed="rId77"/>
                    <a:srcRect/>
                    <a:stretch>
                      <a:fillRect/>
                    </a:stretch>
                  </pic:blipFill>
                  <pic:spPr bwMode="auto">
                    <a:xfrm>
                      <a:off x="0" y="0"/>
                      <a:ext cx="6447155" cy="2274570"/>
                    </a:xfrm>
                    <a:prstGeom prst="rect">
                      <a:avLst/>
                    </a:prstGeom>
                    <a:noFill/>
                    <a:ln w="9525">
                      <a:noFill/>
                      <a:miter lim="800000"/>
                      <a:headEnd/>
                      <a:tailEnd/>
                    </a:ln>
                  </pic:spPr>
                </pic:pic>
              </a:graphicData>
            </a:graphic>
          </wp:inline>
        </w:drawing>
      </w:r>
    </w:p>
    <w:p w:rsidR="00442603" w:rsidRPr="00FF2A45" w:rsidRDefault="00442603" w:rsidP="00442603">
      <w:pPr>
        <w:rPr>
          <w:rFonts w:ascii="Calibri" w:hAnsi="Calibri" w:cs="Calibri"/>
          <w:sz w:val="24"/>
          <w:szCs w:val="24"/>
        </w:rPr>
      </w:pPr>
    </w:p>
    <w:p w:rsidR="00B72F39" w:rsidRPr="00FF2A45" w:rsidRDefault="00B72F39" w:rsidP="00442603">
      <w:pPr>
        <w:rPr>
          <w:rFonts w:ascii="Calibri" w:hAnsi="Calibri" w:cs="Calibri"/>
          <w:sz w:val="24"/>
          <w:szCs w:val="24"/>
        </w:rPr>
      </w:pPr>
    </w:p>
    <w:p w:rsidR="005C743F" w:rsidRPr="00FF2A45" w:rsidRDefault="00442603" w:rsidP="005C743F">
      <w:pPr>
        <w:pStyle w:val="Heading1"/>
        <w:spacing w:before="0"/>
        <w:textAlignment w:val="baseline"/>
        <w:rPr>
          <w:rFonts w:ascii="Calibri" w:hAnsi="Calibri" w:cs="Calibri"/>
          <w:b w:val="0"/>
          <w:bCs w:val="0"/>
          <w:color w:val="FF0000"/>
          <w:sz w:val="24"/>
          <w:szCs w:val="24"/>
        </w:rPr>
      </w:pPr>
      <w:r w:rsidRPr="00FF2A45">
        <w:rPr>
          <w:rFonts w:ascii="Calibri" w:hAnsi="Calibri" w:cs="Calibri"/>
          <w:b w:val="0"/>
          <w:bCs w:val="0"/>
          <w:color w:val="FF0000"/>
          <w:sz w:val="24"/>
          <w:szCs w:val="24"/>
        </w:rPr>
        <w:t>Get HARD DISK Information</w:t>
      </w:r>
      <w:r w:rsidR="005C743F" w:rsidRPr="00FF2A45">
        <w:rPr>
          <w:rFonts w:ascii="Calibri" w:hAnsi="Calibri" w:cs="Calibri"/>
          <w:b w:val="0"/>
          <w:bCs w:val="0"/>
          <w:color w:val="FF0000"/>
          <w:sz w:val="24"/>
          <w:szCs w:val="24"/>
        </w:rPr>
        <w:t xml:space="preserve"> </w:t>
      </w:r>
      <w:r w:rsidR="00891E7E" w:rsidRPr="00FF2A45">
        <w:rPr>
          <w:rFonts w:ascii="Calibri" w:hAnsi="Calibri" w:cs="Calibri"/>
          <w:b w:val="0"/>
          <w:bCs w:val="0"/>
          <w:color w:val="FF0000"/>
          <w:sz w:val="24"/>
          <w:szCs w:val="24"/>
        </w:rPr>
        <w:t>via Command Prompt in Windows</w:t>
      </w:r>
      <w:r w:rsidR="005C743F" w:rsidRPr="00FF2A45">
        <w:rPr>
          <w:rFonts w:ascii="Calibri" w:hAnsi="Calibri" w:cs="Calibri"/>
          <w:b w:val="0"/>
          <w:bCs w:val="0"/>
          <w:color w:val="FF0000"/>
          <w:sz w:val="24"/>
          <w:szCs w:val="24"/>
        </w:rPr>
        <w:t xml:space="preserve">:- </w:t>
      </w:r>
    </w:p>
    <w:p w:rsidR="00442603" w:rsidRPr="00FF2A45" w:rsidRDefault="00442603" w:rsidP="00442603">
      <w:pPr>
        <w:rPr>
          <w:rFonts w:ascii="Calibri" w:hAnsi="Calibri" w:cs="Calibri"/>
          <w:sz w:val="24"/>
          <w:szCs w:val="24"/>
        </w:rPr>
      </w:pPr>
    </w:p>
    <w:p w:rsidR="00442603" w:rsidRPr="00FF2A45" w:rsidRDefault="00442603" w:rsidP="00442603">
      <w:pPr>
        <w:rPr>
          <w:rFonts w:ascii="Calibri" w:hAnsi="Calibri" w:cs="Calibri"/>
          <w:b/>
          <w:color w:val="000000" w:themeColor="text1"/>
          <w:sz w:val="24"/>
          <w:szCs w:val="24"/>
        </w:rPr>
      </w:pPr>
      <w:r w:rsidRPr="00FF2A45">
        <w:rPr>
          <w:rStyle w:val="Strong"/>
          <w:rFonts w:ascii="Calibri" w:hAnsi="Calibri" w:cs="Calibri"/>
          <w:b w:val="0"/>
          <w:color w:val="000000" w:themeColor="text1"/>
          <w:sz w:val="24"/>
          <w:szCs w:val="24"/>
          <w:bdr w:val="none" w:sz="0" w:space="0" w:color="auto" w:frame="1"/>
          <w:shd w:val="clear" w:color="auto" w:fill="FFFFFF"/>
        </w:rPr>
        <w:lastRenderedPageBreak/>
        <w:t>C:\Users\arunk&gt; wmic logicaldisk get size,freespace,caption</w:t>
      </w:r>
    </w:p>
    <w:p w:rsidR="006B7D1E" w:rsidRPr="00FF2A45" w:rsidRDefault="00442603" w:rsidP="005C743F">
      <w:pPr>
        <w:shd w:val="clear" w:color="auto" w:fill="FFFFFF"/>
        <w:spacing w:after="108" w:line="240" w:lineRule="auto"/>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C:\Users\arunk&gt;wmic logicaldisk</w:t>
      </w:r>
    </w:p>
    <w:p w:rsidR="00442603" w:rsidRPr="00FF2A45" w:rsidRDefault="00442603" w:rsidP="005C743F">
      <w:pPr>
        <w:shd w:val="clear" w:color="auto" w:fill="FFFFFF"/>
        <w:spacing w:after="108" w:line="240" w:lineRule="auto"/>
        <w:rPr>
          <w:rFonts w:ascii="Calibri" w:eastAsia="Times New Roman" w:hAnsi="Calibri" w:cs="Calibri"/>
          <w:color w:val="000000" w:themeColor="text1"/>
          <w:sz w:val="24"/>
          <w:szCs w:val="24"/>
        </w:rPr>
      </w:pPr>
    </w:p>
    <w:p w:rsidR="00D22B74" w:rsidRPr="00FF2A45" w:rsidRDefault="00D22B74" w:rsidP="00D22B74">
      <w:pPr>
        <w:pStyle w:val="Heading1"/>
        <w:spacing w:before="0"/>
        <w:textAlignment w:val="baseline"/>
        <w:rPr>
          <w:rFonts w:ascii="Calibri" w:hAnsi="Calibri" w:cs="Calibri"/>
          <w:b w:val="0"/>
          <w:bCs w:val="0"/>
          <w:color w:val="FF0000"/>
          <w:sz w:val="24"/>
          <w:szCs w:val="24"/>
        </w:rPr>
      </w:pPr>
      <w:r w:rsidRPr="00FF2A45">
        <w:rPr>
          <w:rFonts w:ascii="Calibri" w:hAnsi="Calibri" w:cs="Calibri"/>
          <w:b w:val="0"/>
          <w:bCs w:val="0"/>
          <w:color w:val="FF0000"/>
          <w:sz w:val="24"/>
          <w:szCs w:val="24"/>
        </w:rPr>
        <w:t xml:space="preserve">Get PROCESS Information </w:t>
      </w:r>
      <w:r w:rsidR="00891E7E" w:rsidRPr="00FF2A45">
        <w:rPr>
          <w:rFonts w:ascii="Calibri" w:hAnsi="Calibri" w:cs="Calibri"/>
          <w:b w:val="0"/>
          <w:bCs w:val="0"/>
          <w:color w:val="FF0000"/>
          <w:sz w:val="24"/>
          <w:szCs w:val="24"/>
        </w:rPr>
        <w:t>via Command Prompt in Windows</w:t>
      </w:r>
      <w:r w:rsidRPr="00FF2A45">
        <w:rPr>
          <w:rFonts w:ascii="Calibri" w:hAnsi="Calibri" w:cs="Calibri"/>
          <w:b w:val="0"/>
          <w:bCs w:val="0"/>
          <w:color w:val="FF0000"/>
          <w:sz w:val="24"/>
          <w:szCs w:val="24"/>
        </w:rPr>
        <w:t xml:space="preserve">:- </w:t>
      </w:r>
    </w:p>
    <w:p w:rsidR="00D22B74" w:rsidRPr="00FF2A45" w:rsidRDefault="00D22B74" w:rsidP="005C743F">
      <w:pPr>
        <w:shd w:val="clear" w:color="auto" w:fill="FFFFFF"/>
        <w:spacing w:after="108" w:line="240" w:lineRule="auto"/>
        <w:rPr>
          <w:rFonts w:ascii="Calibri" w:eastAsia="Times New Roman" w:hAnsi="Calibri" w:cs="Calibri"/>
          <w:color w:val="000000" w:themeColor="text1"/>
          <w:sz w:val="24"/>
          <w:szCs w:val="24"/>
        </w:rPr>
      </w:pPr>
    </w:p>
    <w:p w:rsidR="00442603" w:rsidRPr="00FF2A45" w:rsidRDefault="005C743F" w:rsidP="005C743F">
      <w:pPr>
        <w:shd w:val="clear" w:color="auto" w:fill="FFFFFF"/>
        <w:spacing w:after="108" w:line="240" w:lineRule="auto"/>
        <w:rPr>
          <w:rFonts w:ascii="Calibri" w:hAnsi="Calibri" w:cs="Calibri"/>
          <w:sz w:val="24"/>
          <w:szCs w:val="24"/>
        </w:rPr>
      </w:pPr>
      <w:r w:rsidRPr="00FF2A45">
        <w:rPr>
          <w:rFonts w:ascii="Calibri" w:eastAsia="Times New Roman" w:hAnsi="Calibri" w:cs="Calibri"/>
          <w:color w:val="000000" w:themeColor="text1"/>
          <w:sz w:val="24"/>
          <w:szCs w:val="24"/>
        </w:rPr>
        <w:t xml:space="preserve">Referral link:- </w:t>
      </w:r>
      <w:hyperlink r:id="rId78" w:anchor="block2" w:history="1">
        <w:r w:rsidRPr="00FF2A45">
          <w:rPr>
            <w:rStyle w:val="Hyperlink"/>
            <w:rFonts w:ascii="Calibri" w:eastAsia="Times New Roman" w:hAnsi="Calibri" w:cs="Calibri"/>
            <w:sz w:val="24"/>
            <w:szCs w:val="24"/>
          </w:rPr>
          <w:t>https://support.kaspersky.com/6325#block2</w:t>
        </w:r>
      </w:hyperlink>
    </w:p>
    <w:p w:rsidR="005C743F" w:rsidRPr="00FF2A45" w:rsidRDefault="005C743F" w:rsidP="005C743F">
      <w:pPr>
        <w:shd w:val="clear" w:color="auto" w:fill="FFFFFF"/>
        <w:spacing w:after="108" w:line="240" w:lineRule="auto"/>
        <w:rPr>
          <w:rFonts w:ascii="Calibri" w:eastAsia="Times New Roman" w:hAnsi="Calibri" w:cs="Calibri"/>
          <w:color w:val="000000" w:themeColor="text1"/>
          <w:sz w:val="24"/>
          <w:szCs w:val="24"/>
        </w:rPr>
      </w:pPr>
    </w:p>
    <w:p w:rsidR="001E4F4A" w:rsidRPr="00FF2A45" w:rsidRDefault="001E4F4A" w:rsidP="001E4F4A">
      <w:pPr>
        <w:spacing w:before="87" w:after="96" w:line="240" w:lineRule="auto"/>
        <w:ind w:right="545"/>
        <w:outlineLvl w:val="1"/>
        <w:rPr>
          <w:rFonts w:ascii="Calibri" w:eastAsia="Times New Roman" w:hAnsi="Calibri" w:cs="Calibri"/>
          <w:color w:val="006D55"/>
          <w:sz w:val="24"/>
          <w:szCs w:val="24"/>
        </w:rPr>
      </w:pPr>
      <w:r w:rsidRPr="00FF2A45">
        <w:rPr>
          <w:rFonts w:ascii="Calibri" w:eastAsia="Times New Roman" w:hAnsi="Calibri" w:cs="Calibri"/>
          <w:color w:val="006D55"/>
          <w:sz w:val="24"/>
          <w:szCs w:val="24"/>
        </w:rPr>
        <w:t>How to get PID using the command prompt</w:t>
      </w:r>
    </w:p>
    <w:p w:rsidR="001E4F4A" w:rsidRPr="00FF2A45" w:rsidRDefault="001E4F4A" w:rsidP="001E4F4A">
      <w:pPr>
        <w:numPr>
          <w:ilvl w:val="0"/>
          <w:numId w:val="7"/>
        </w:numPr>
        <w:spacing w:before="100" w:beforeAutospacing="1" w:after="100" w:afterAutospacing="1" w:line="240" w:lineRule="auto"/>
        <w:ind w:left="384"/>
        <w:rPr>
          <w:rFonts w:ascii="Calibri" w:eastAsia="Times New Roman" w:hAnsi="Calibri" w:cs="Calibri"/>
          <w:color w:val="333333"/>
          <w:sz w:val="24"/>
          <w:szCs w:val="24"/>
        </w:rPr>
      </w:pPr>
      <w:r w:rsidRPr="00FF2A45">
        <w:rPr>
          <w:rFonts w:ascii="Calibri" w:eastAsia="Times New Roman" w:hAnsi="Calibri" w:cs="Calibri"/>
          <w:color w:val="333333"/>
          <w:sz w:val="24"/>
          <w:szCs w:val="24"/>
        </w:rPr>
        <w:t>Run the command prompt.</w:t>
      </w:r>
    </w:p>
    <w:p w:rsidR="001E4F4A" w:rsidRPr="00FF2A45" w:rsidRDefault="001E4F4A" w:rsidP="001E4F4A">
      <w:pPr>
        <w:numPr>
          <w:ilvl w:val="0"/>
          <w:numId w:val="7"/>
        </w:numPr>
        <w:spacing w:before="100" w:beforeAutospacing="1" w:after="100" w:afterAutospacing="1" w:line="240" w:lineRule="auto"/>
        <w:ind w:left="384"/>
        <w:rPr>
          <w:rFonts w:ascii="Calibri" w:eastAsia="Times New Roman" w:hAnsi="Calibri" w:cs="Calibri"/>
          <w:color w:val="333333"/>
          <w:sz w:val="24"/>
          <w:szCs w:val="24"/>
        </w:rPr>
      </w:pPr>
      <w:r w:rsidRPr="00FF2A45">
        <w:rPr>
          <w:rFonts w:ascii="Calibri" w:eastAsia="Times New Roman" w:hAnsi="Calibri" w:cs="Calibri"/>
          <w:color w:val="333333"/>
          <w:sz w:val="24"/>
          <w:szCs w:val="24"/>
        </w:rPr>
        <w:t>Execute the </w:t>
      </w:r>
      <w:r w:rsidRPr="00FF2A45">
        <w:rPr>
          <w:rFonts w:ascii="Calibri" w:eastAsia="Times New Roman" w:hAnsi="Calibri" w:cs="Calibri"/>
          <w:b/>
          <w:bCs/>
          <w:color w:val="333333"/>
          <w:sz w:val="24"/>
          <w:szCs w:val="24"/>
        </w:rPr>
        <w:t>tasklist</w:t>
      </w:r>
      <w:r w:rsidRPr="00FF2A45">
        <w:rPr>
          <w:rFonts w:ascii="Calibri" w:eastAsia="Times New Roman" w:hAnsi="Calibri" w:cs="Calibri"/>
          <w:color w:val="333333"/>
          <w:sz w:val="24"/>
          <w:szCs w:val="24"/>
        </w:rPr>
        <w:t> command.</w:t>
      </w:r>
    </w:p>
    <w:p w:rsidR="001E4F4A" w:rsidRPr="00FF2A45" w:rsidRDefault="001E4F4A" w:rsidP="001E4F4A">
      <w:pPr>
        <w:numPr>
          <w:ilvl w:val="0"/>
          <w:numId w:val="7"/>
        </w:numPr>
        <w:spacing w:before="100" w:beforeAutospacing="1" w:after="100" w:afterAutospacing="1" w:line="240" w:lineRule="auto"/>
        <w:ind w:left="384"/>
        <w:rPr>
          <w:rFonts w:ascii="Calibri" w:eastAsia="Times New Roman" w:hAnsi="Calibri" w:cs="Calibri"/>
          <w:color w:val="333333"/>
          <w:sz w:val="24"/>
          <w:szCs w:val="24"/>
        </w:rPr>
      </w:pPr>
      <w:r w:rsidRPr="00FF2A45">
        <w:rPr>
          <w:rFonts w:ascii="Calibri" w:eastAsia="Times New Roman" w:hAnsi="Calibri" w:cs="Calibri"/>
          <w:color w:val="333333"/>
          <w:sz w:val="24"/>
          <w:szCs w:val="24"/>
        </w:rPr>
        <w:t>The list of active processes and their </w:t>
      </w:r>
      <w:r w:rsidRPr="00FF2A45">
        <w:rPr>
          <w:rFonts w:ascii="Calibri" w:eastAsia="Times New Roman" w:hAnsi="Calibri" w:cs="Calibri"/>
          <w:b/>
          <w:bCs/>
          <w:color w:val="333333"/>
          <w:sz w:val="24"/>
          <w:szCs w:val="24"/>
        </w:rPr>
        <w:t>identificators (PID)</w:t>
      </w:r>
      <w:r w:rsidRPr="00FF2A45">
        <w:rPr>
          <w:rFonts w:ascii="Calibri" w:eastAsia="Times New Roman" w:hAnsi="Calibri" w:cs="Calibri"/>
          <w:color w:val="333333"/>
          <w:sz w:val="24"/>
          <w:szCs w:val="24"/>
        </w:rPr>
        <w:t> will appear.</w:t>
      </w:r>
    </w:p>
    <w:p w:rsidR="001E4F4A" w:rsidRPr="00FF2A45" w:rsidRDefault="001E4F4A" w:rsidP="001E4F4A">
      <w:pPr>
        <w:spacing w:after="192" w:line="240" w:lineRule="auto"/>
        <w:rPr>
          <w:rFonts w:ascii="Calibri" w:eastAsia="Times New Roman" w:hAnsi="Calibri" w:cs="Calibri"/>
          <w:color w:val="333333"/>
          <w:sz w:val="24"/>
          <w:szCs w:val="24"/>
        </w:rPr>
      </w:pPr>
      <w:r w:rsidRPr="00FF2A45">
        <w:rPr>
          <w:rFonts w:ascii="Calibri" w:eastAsia="Times New Roman" w:hAnsi="Calibri" w:cs="Calibri"/>
          <w:noProof/>
          <w:color w:val="333333"/>
          <w:sz w:val="24"/>
          <w:szCs w:val="24"/>
        </w:rPr>
        <w:drawing>
          <wp:inline distT="0" distB="0" distL="0" distR="0">
            <wp:extent cx="5978236" cy="3810000"/>
            <wp:effectExtent l="19050" t="0" r="3464" b="0"/>
            <wp:docPr id="10" name="Picture 3" descr="https://support.kaspersky.com/images/common_6325_0713-130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pport.kaspersky.com/images/common_6325_0713-130485.png"/>
                    <pic:cNvPicPr>
                      <a:picLocks noChangeAspect="1" noChangeArrowheads="1"/>
                    </pic:cNvPicPr>
                  </pic:nvPicPr>
                  <pic:blipFill>
                    <a:blip r:embed="rId79"/>
                    <a:srcRect/>
                    <a:stretch>
                      <a:fillRect/>
                    </a:stretch>
                  </pic:blipFill>
                  <pic:spPr bwMode="auto">
                    <a:xfrm>
                      <a:off x="0" y="0"/>
                      <a:ext cx="5977880" cy="3809773"/>
                    </a:xfrm>
                    <a:prstGeom prst="rect">
                      <a:avLst/>
                    </a:prstGeom>
                    <a:noFill/>
                    <a:ln w="9525">
                      <a:noFill/>
                      <a:miter lim="800000"/>
                      <a:headEnd/>
                      <a:tailEnd/>
                    </a:ln>
                  </pic:spPr>
                </pic:pic>
              </a:graphicData>
            </a:graphic>
          </wp:inline>
        </w:drawing>
      </w:r>
    </w:p>
    <w:p w:rsidR="001E4F4A" w:rsidRPr="00FF2A45" w:rsidRDefault="001E4F4A" w:rsidP="00E43348">
      <w:pPr>
        <w:shd w:val="clear" w:color="auto" w:fill="FFFFFF"/>
        <w:spacing w:after="108" w:line="240" w:lineRule="auto"/>
        <w:jc w:val="both"/>
        <w:rPr>
          <w:rFonts w:ascii="Calibri" w:eastAsia="Times New Roman" w:hAnsi="Calibri" w:cs="Calibri"/>
          <w:color w:val="000000" w:themeColor="text1"/>
          <w:sz w:val="24"/>
          <w:szCs w:val="24"/>
        </w:rPr>
      </w:pPr>
    </w:p>
    <w:p w:rsidR="001E4F4A" w:rsidRPr="00FF2A45" w:rsidRDefault="001E4F4A" w:rsidP="00E43348">
      <w:pPr>
        <w:shd w:val="clear" w:color="auto" w:fill="FFFFFF"/>
        <w:spacing w:after="108" w:line="240" w:lineRule="auto"/>
        <w:jc w:val="both"/>
        <w:rPr>
          <w:rFonts w:ascii="Calibri" w:eastAsia="Times New Roman" w:hAnsi="Calibri" w:cs="Calibri"/>
          <w:color w:val="000000" w:themeColor="text1"/>
          <w:sz w:val="24"/>
          <w:szCs w:val="24"/>
        </w:rPr>
      </w:pPr>
    </w:p>
    <w:p w:rsidR="00857547" w:rsidRPr="00FF2A45" w:rsidRDefault="00857547" w:rsidP="006B7D1E">
      <w:pPr>
        <w:rPr>
          <w:rFonts w:ascii="Calibri" w:hAnsi="Calibri" w:cs="Calibri"/>
          <w:b/>
          <w:sz w:val="24"/>
          <w:szCs w:val="24"/>
        </w:rPr>
      </w:pPr>
    </w:p>
    <w:p w:rsidR="00FF2A45" w:rsidRPr="00FF2A45" w:rsidRDefault="00FF2A45" w:rsidP="006B7D1E">
      <w:pPr>
        <w:rPr>
          <w:rFonts w:ascii="Calibri" w:hAnsi="Calibri" w:cs="Calibri"/>
          <w:b/>
          <w:sz w:val="24"/>
          <w:szCs w:val="24"/>
        </w:rPr>
      </w:pPr>
    </w:p>
    <w:p w:rsidR="00FF2A45" w:rsidRPr="00FF2A45" w:rsidRDefault="00FF2A45" w:rsidP="006B7D1E">
      <w:pPr>
        <w:rPr>
          <w:rFonts w:ascii="Calibri" w:hAnsi="Calibri" w:cs="Calibri"/>
          <w:b/>
          <w:sz w:val="24"/>
          <w:szCs w:val="24"/>
        </w:rPr>
      </w:pPr>
    </w:p>
    <w:p w:rsidR="006B7D1E" w:rsidRPr="00FF2A45" w:rsidRDefault="006B7D1E" w:rsidP="006B7D1E">
      <w:pPr>
        <w:rPr>
          <w:rFonts w:ascii="Calibri" w:hAnsi="Calibri" w:cs="Calibri"/>
          <w:b/>
          <w:sz w:val="24"/>
          <w:szCs w:val="24"/>
        </w:rPr>
      </w:pPr>
      <w:r w:rsidRPr="00FF2A45">
        <w:rPr>
          <w:rFonts w:ascii="Calibri" w:hAnsi="Calibri" w:cs="Calibri"/>
          <w:b/>
          <w:sz w:val="24"/>
          <w:szCs w:val="24"/>
        </w:rPr>
        <w:lastRenderedPageBreak/>
        <w:t>Commands for hardware information in Linux / Linux Desktop:-</w:t>
      </w:r>
    </w:p>
    <w:p w:rsidR="006B7D1E" w:rsidRPr="00FF2A45" w:rsidRDefault="006B7D1E" w:rsidP="006B7D1E">
      <w:pPr>
        <w:rPr>
          <w:rFonts w:ascii="Calibri" w:hAnsi="Calibri" w:cs="Calibri"/>
          <w:b/>
          <w:sz w:val="24"/>
          <w:szCs w:val="24"/>
        </w:rPr>
      </w:pPr>
    </w:p>
    <w:p w:rsidR="006B7D1E" w:rsidRDefault="006B7D1E" w:rsidP="006B7D1E">
      <w:pPr>
        <w:rPr>
          <w:rFonts w:ascii="Calibri" w:hAnsi="Calibri" w:cs="Calibri"/>
          <w:sz w:val="24"/>
          <w:szCs w:val="24"/>
        </w:rPr>
      </w:pPr>
      <w:r w:rsidRPr="00FF2A45">
        <w:rPr>
          <w:rFonts w:ascii="Calibri" w:eastAsia="Times New Roman" w:hAnsi="Calibri" w:cs="Calibri"/>
          <w:color w:val="000000" w:themeColor="text1"/>
          <w:sz w:val="24"/>
          <w:szCs w:val="24"/>
        </w:rPr>
        <w:t>Referral link</w:t>
      </w:r>
      <w:r w:rsidR="00857547" w:rsidRPr="00FF2A45">
        <w:rPr>
          <w:rFonts w:ascii="Calibri" w:eastAsia="Times New Roman" w:hAnsi="Calibri" w:cs="Calibri"/>
          <w:color w:val="000000" w:themeColor="text1"/>
          <w:sz w:val="24"/>
          <w:szCs w:val="24"/>
        </w:rPr>
        <w:t>:-</w:t>
      </w:r>
      <w:r w:rsidR="00857547" w:rsidRPr="00FF2A45">
        <w:rPr>
          <w:rFonts w:ascii="Calibri" w:hAnsi="Calibri" w:cs="Calibri"/>
          <w:sz w:val="24"/>
          <w:szCs w:val="24"/>
        </w:rPr>
        <w:t xml:space="preserve"> </w:t>
      </w:r>
      <w:hyperlink r:id="rId80" w:history="1">
        <w:r w:rsidR="00FF2A45" w:rsidRPr="00FF2A45">
          <w:rPr>
            <w:rStyle w:val="Hyperlink"/>
            <w:rFonts w:ascii="Calibri" w:hAnsi="Calibri" w:cs="Calibri"/>
            <w:sz w:val="24"/>
            <w:szCs w:val="24"/>
          </w:rPr>
          <w:t>https://www.maketecheasier.com/check-hardware-information-linux/</w:t>
        </w:r>
      </w:hyperlink>
    </w:p>
    <w:p w:rsidR="00FF2A45" w:rsidRDefault="00FF2A45" w:rsidP="006B7D1E">
      <w:pPr>
        <w:rPr>
          <w:rFonts w:ascii="Calibri" w:hAnsi="Calibri" w:cs="Calibri"/>
          <w:sz w:val="24"/>
          <w:szCs w:val="24"/>
        </w:rPr>
      </w:pPr>
      <w:r w:rsidRPr="00FF2A45">
        <w:rPr>
          <w:rFonts w:ascii="Calibri" w:eastAsia="Times New Roman" w:hAnsi="Calibri" w:cs="Calibri"/>
          <w:color w:val="000000" w:themeColor="text1"/>
          <w:sz w:val="24"/>
          <w:szCs w:val="24"/>
        </w:rPr>
        <w:t>Referral link:-</w:t>
      </w:r>
      <w:r w:rsidRPr="00FF2A45">
        <w:rPr>
          <w:rFonts w:ascii="Calibri" w:hAnsi="Calibri" w:cs="Calibri"/>
          <w:sz w:val="24"/>
          <w:szCs w:val="24"/>
        </w:rPr>
        <w:t xml:space="preserve"> </w:t>
      </w:r>
      <w:hyperlink r:id="rId81" w:history="1">
        <w:r w:rsidRPr="00870CCA">
          <w:rPr>
            <w:rStyle w:val="Hyperlink"/>
            <w:rFonts w:ascii="Calibri" w:hAnsi="Calibri" w:cs="Calibri"/>
            <w:sz w:val="24"/>
            <w:szCs w:val="24"/>
          </w:rPr>
          <w:t>https://poweruphosting.com/blog/linux-hardware-info/</w:t>
        </w:r>
      </w:hyperlink>
    </w:p>
    <w:p w:rsidR="00FF2A45" w:rsidRDefault="00FF2A45" w:rsidP="006B7D1E">
      <w:pPr>
        <w:rPr>
          <w:rFonts w:ascii="Calibri" w:eastAsia="Times New Roman" w:hAnsi="Calibri" w:cs="Calibri"/>
          <w:color w:val="000000" w:themeColor="text1"/>
          <w:sz w:val="24"/>
          <w:szCs w:val="24"/>
        </w:rPr>
      </w:pPr>
      <w:r w:rsidRPr="00FF2A45">
        <w:rPr>
          <w:rFonts w:ascii="Calibri" w:eastAsia="Times New Roman" w:hAnsi="Calibri" w:cs="Calibri"/>
          <w:color w:val="000000" w:themeColor="text1"/>
          <w:sz w:val="24"/>
          <w:szCs w:val="24"/>
        </w:rPr>
        <w:t>Referral link:-</w:t>
      </w:r>
      <w:r w:rsidRPr="00FF2A45">
        <w:t xml:space="preserve"> </w:t>
      </w:r>
      <w:hyperlink r:id="rId82" w:history="1">
        <w:r w:rsidRPr="00870CCA">
          <w:rPr>
            <w:rStyle w:val="Hyperlink"/>
            <w:rFonts w:ascii="Calibri" w:eastAsia="Times New Roman" w:hAnsi="Calibri" w:cs="Calibri"/>
            <w:sz w:val="24"/>
            <w:szCs w:val="24"/>
          </w:rPr>
          <w:t>https://www.binarytides.com/linux-commands-hardware-info/</w:t>
        </w:r>
      </w:hyperlink>
    </w:p>
    <w:p w:rsidR="00FF2A45" w:rsidRPr="00FF2A45" w:rsidRDefault="00FF2A45" w:rsidP="006B7D1E">
      <w:pPr>
        <w:rPr>
          <w:rFonts w:ascii="Calibri" w:hAnsi="Calibri" w:cs="Calibri"/>
          <w:sz w:val="24"/>
          <w:szCs w:val="24"/>
        </w:rPr>
      </w:pPr>
    </w:p>
    <w:p w:rsidR="00FF2A45" w:rsidRPr="00FF2A45" w:rsidRDefault="00FF2A45" w:rsidP="006B7D1E">
      <w:pPr>
        <w:rPr>
          <w:rFonts w:ascii="Calibri" w:eastAsia="Times New Roman" w:hAnsi="Calibri" w:cs="Calibri"/>
          <w:color w:val="000000" w:themeColor="text1"/>
          <w:sz w:val="24"/>
          <w:szCs w:val="24"/>
        </w:rPr>
      </w:pPr>
    </w:p>
    <w:p w:rsidR="00FF2A45" w:rsidRPr="00FF2A45" w:rsidRDefault="00FF2A45" w:rsidP="00FF2A45">
      <w:pPr>
        <w:pStyle w:val="NormalWeb"/>
        <w:shd w:val="clear" w:color="auto" w:fill="FFFFFF"/>
        <w:spacing w:after="390" w:afterAutospacing="0"/>
        <w:rPr>
          <w:rFonts w:ascii="Calibri" w:hAnsi="Calibri" w:cs="Calibri"/>
          <w:color w:val="333333"/>
        </w:rPr>
      </w:pPr>
      <w:r w:rsidRPr="00FF2A45">
        <w:rPr>
          <w:rFonts w:ascii="Calibri" w:hAnsi="Calibri" w:cs="Calibri"/>
          <w:color w:val="333333"/>
        </w:rPr>
        <w:t>The </w:t>
      </w:r>
      <w:r w:rsidRPr="00FF2A45">
        <w:rPr>
          <w:rStyle w:val="HTMLCode"/>
          <w:rFonts w:ascii="Calibri" w:hAnsi="Calibri" w:cs="Calibri"/>
          <w:color w:val="333333"/>
          <w:sz w:val="24"/>
          <w:szCs w:val="24"/>
          <w:bdr w:val="single" w:sz="4" w:space="2" w:color="E4E4E4" w:frame="1"/>
          <w:shd w:val="clear" w:color="auto" w:fill="F5F7F8"/>
        </w:rPr>
        <w:t>lscpu</w:t>
      </w:r>
      <w:r w:rsidRPr="00FF2A45">
        <w:rPr>
          <w:rFonts w:ascii="Calibri" w:hAnsi="Calibri" w:cs="Calibri"/>
          <w:color w:val="333333"/>
        </w:rPr>
        <w:t> command gives you information about the CPU and processing units. It does not have any other options or functionality.</w:t>
      </w:r>
    </w:p>
    <w:p w:rsidR="00FF2A45" w:rsidRPr="00FF2A45" w:rsidRDefault="00FF2A45" w:rsidP="00FF2A45">
      <w:pPr>
        <w:pStyle w:val="HTMLPreformatted"/>
        <w:shd w:val="clear" w:color="auto" w:fill="EEEEEE"/>
        <w:rPr>
          <w:rFonts w:ascii="Calibri" w:hAnsi="Calibri" w:cs="Calibri"/>
          <w:color w:val="333333"/>
          <w:sz w:val="24"/>
          <w:szCs w:val="24"/>
        </w:rPr>
      </w:pPr>
      <w:r w:rsidRPr="00FF2A45">
        <w:rPr>
          <w:rFonts w:ascii="Calibri" w:hAnsi="Calibri" w:cs="Calibri"/>
          <w:color w:val="333333"/>
          <w:sz w:val="24"/>
          <w:szCs w:val="24"/>
        </w:rPr>
        <w:t>lscpu</w:t>
      </w:r>
    </w:p>
    <w:p w:rsidR="00FF2A45" w:rsidRPr="00FF2A45" w:rsidRDefault="00FF2A45" w:rsidP="00FF2A45">
      <w:pPr>
        <w:pStyle w:val="NormalWeb"/>
        <w:shd w:val="clear" w:color="auto" w:fill="FFFFFF"/>
        <w:spacing w:after="390" w:afterAutospacing="0"/>
        <w:rPr>
          <w:rFonts w:ascii="Calibri" w:hAnsi="Calibri" w:cs="Calibri"/>
          <w:color w:val="333333"/>
        </w:rPr>
      </w:pPr>
      <w:r w:rsidRPr="00FF2A45">
        <w:rPr>
          <w:rFonts w:ascii="Calibri" w:hAnsi="Calibri" w:cs="Calibri"/>
          <w:color w:val="333333"/>
        </w:rPr>
        <w:t>You will see the following output by running the above command.</w:t>
      </w:r>
    </w:p>
    <w:p w:rsidR="00FF2A45" w:rsidRPr="00FF2A45" w:rsidRDefault="00FF2A45" w:rsidP="00FF2A45">
      <w:pPr>
        <w:pStyle w:val="NormalWeb"/>
        <w:shd w:val="clear" w:color="auto" w:fill="FFFFFF"/>
        <w:spacing w:after="390" w:afterAutospacing="0"/>
        <w:rPr>
          <w:rFonts w:ascii="Calibri" w:hAnsi="Calibri" w:cs="Calibri"/>
          <w:color w:val="333333"/>
        </w:rPr>
      </w:pPr>
      <w:r w:rsidRPr="00FF2A45">
        <w:rPr>
          <w:rFonts w:ascii="Calibri" w:hAnsi="Calibri" w:cs="Calibri"/>
          <w:noProof/>
          <w:color w:val="333333"/>
        </w:rPr>
        <w:drawing>
          <wp:inline distT="0" distB="0" distL="0" distR="0">
            <wp:extent cx="6892290" cy="3603625"/>
            <wp:effectExtent l="19050" t="0" r="3810" b="0"/>
            <wp:docPr id="23" name="Picture 2" descr="hdd_info_ls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d_info_lscpu"/>
                    <pic:cNvPicPr>
                      <a:picLocks noChangeAspect="1" noChangeArrowheads="1"/>
                    </pic:cNvPicPr>
                  </pic:nvPicPr>
                  <pic:blipFill>
                    <a:blip r:embed="rId83"/>
                    <a:srcRect/>
                    <a:stretch>
                      <a:fillRect/>
                    </a:stretch>
                  </pic:blipFill>
                  <pic:spPr bwMode="auto">
                    <a:xfrm>
                      <a:off x="0" y="0"/>
                      <a:ext cx="6892290" cy="3603625"/>
                    </a:xfrm>
                    <a:prstGeom prst="rect">
                      <a:avLst/>
                    </a:prstGeom>
                    <a:noFill/>
                    <a:ln w="9525">
                      <a:noFill/>
                      <a:miter lim="800000"/>
                      <a:headEnd/>
                      <a:tailEnd/>
                    </a:ln>
                  </pic:spPr>
                </pic:pic>
              </a:graphicData>
            </a:graphic>
          </wp:inline>
        </w:drawing>
      </w:r>
    </w:p>
    <w:p w:rsidR="00FF2A45" w:rsidRPr="00FF2A45" w:rsidRDefault="00FF2A45" w:rsidP="00FF2A45">
      <w:pPr>
        <w:shd w:val="clear" w:color="auto" w:fill="FFFFFF"/>
        <w:spacing w:after="0" w:line="240" w:lineRule="auto"/>
        <w:outlineLvl w:val="1"/>
        <w:rPr>
          <w:rFonts w:ascii="Calibri" w:eastAsia="Times New Roman" w:hAnsi="Calibri" w:cs="Calibri"/>
          <w:b/>
          <w:bCs/>
          <w:color w:val="333333"/>
          <w:sz w:val="24"/>
          <w:szCs w:val="24"/>
        </w:rPr>
      </w:pPr>
      <w:r w:rsidRPr="00FF2A45">
        <w:rPr>
          <w:rFonts w:ascii="Calibri" w:eastAsia="Times New Roman" w:hAnsi="Calibri" w:cs="Calibri"/>
          <w:b/>
          <w:bCs/>
          <w:color w:val="333333"/>
          <w:sz w:val="24"/>
          <w:szCs w:val="24"/>
        </w:rPr>
        <w:t>lspci</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lastRenderedPageBreak/>
        <w:t>The lspci is another command line tool that lists all the PCI buses and details about the devices connected to them like VGA adapter, graphics card, network adapter, usb ports, SATA controller, etc.</w:t>
      </w:r>
    </w:p>
    <w:p w:rsidR="00FF2A45" w:rsidRPr="00FF2A45" w:rsidRDefault="00FF2A45" w:rsidP="00FF2A4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Times New Roman" w:hAnsi="Calibri" w:cs="Calibri"/>
          <w:color w:val="333333"/>
          <w:sz w:val="24"/>
          <w:szCs w:val="24"/>
        </w:rPr>
      </w:pPr>
      <w:r w:rsidRPr="00FF2A45">
        <w:rPr>
          <w:rFonts w:ascii="Calibri" w:eastAsia="Times New Roman" w:hAnsi="Calibri" w:cs="Calibri"/>
          <w:b/>
          <w:bCs/>
          <w:color w:val="C20CB9"/>
          <w:sz w:val="24"/>
          <w:szCs w:val="24"/>
        </w:rPr>
        <w:t>lspci</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You will see an output similar to the following image.</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noProof/>
          <w:color w:val="333333"/>
          <w:sz w:val="24"/>
          <w:szCs w:val="24"/>
        </w:rPr>
        <w:drawing>
          <wp:inline distT="0" distB="0" distL="0" distR="0">
            <wp:extent cx="6500927" cy="2922270"/>
            <wp:effectExtent l="19050" t="0" r="0" b="0"/>
            <wp:docPr id="24" name="Picture 4" descr="hdd_info_lsp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d_info_lspci"/>
                    <pic:cNvPicPr>
                      <a:picLocks noChangeAspect="1" noChangeArrowheads="1"/>
                    </pic:cNvPicPr>
                  </pic:nvPicPr>
                  <pic:blipFill>
                    <a:blip r:embed="rId84"/>
                    <a:srcRect/>
                    <a:stretch>
                      <a:fillRect/>
                    </a:stretch>
                  </pic:blipFill>
                  <pic:spPr bwMode="auto">
                    <a:xfrm>
                      <a:off x="0" y="0"/>
                      <a:ext cx="6500927" cy="2922270"/>
                    </a:xfrm>
                    <a:prstGeom prst="rect">
                      <a:avLst/>
                    </a:prstGeom>
                    <a:noFill/>
                    <a:ln w="9525">
                      <a:noFill/>
                      <a:miter lim="800000"/>
                      <a:headEnd/>
                      <a:tailEnd/>
                    </a:ln>
                  </pic:spPr>
                </pic:pic>
              </a:graphicData>
            </a:graphic>
          </wp:inline>
        </w:drawing>
      </w:r>
    </w:p>
    <w:p w:rsidR="00FF2A45" w:rsidRPr="00FF2A45" w:rsidRDefault="00FF2A45" w:rsidP="00FF2A45">
      <w:pPr>
        <w:shd w:val="clear" w:color="auto" w:fill="FFFFFF"/>
        <w:spacing w:after="0" w:line="240" w:lineRule="auto"/>
        <w:outlineLvl w:val="1"/>
        <w:rPr>
          <w:rFonts w:ascii="Calibri" w:eastAsia="Times New Roman" w:hAnsi="Calibri" w:cs="Calibri"/>
          <w:b/>
          <w:bCs/>
          <w:color w:val="333333"/>
          <w:sz w:val="24"/>
          <w:szCs w:val="24"/>
        </w:rPr>
      </w:pPr>
      <w:r w:rsidRPr="00FF2A45">
        <w:rPr>
          <w:rFonts w:ascii="Calibri" w:eastAsia="Times New Roman" w:hAnsi="Calibri" w:cs="Calibri"/>
          <w:b/>
          <w:bCs/>
          <w:color w:val="333333"/>
          <w:sz w:val="24"/>
          <w:szCs w:val="24"/>
        </w:rPr>
        <w:t>lshw</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The lshw is a general purpose utility that reports detailed and brief information about multiple hardware units like CPU, memory, usb controller, disk, etc. Lshw extracts the information from different “/proc” files.</w:t>
      </w:r>
    </w:p>
    <w:p w:rsidR="00FF2A45" w:rsidRPr="00FF2A45" w:rsidRDefault="00FF2A45" w:rsidP="00FF2A4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 xml:space="preserve">lshw </w:t>
      </w:r>
      <w:r w:rsidRPr="00FF2A45">
        <w:rPr>
          <w:rFonts w:ascii="Calibri" w:eastAsia="Times New Roman" w:hAnsi="Calibri" w:cs="Calibri"/>
          <w:color w:val="660033"/>
          <w:sz w:val="24"/>
          <w:szCs w:val="24"/>
        </w:rPr>
        <w:t>-short</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You will see the following information by running the above command.</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noProof/>
          <w:color w:val="333333"/>
          <w:sz w:val="24"/>
          <w:szCs w:val="24"/>
        </w:rPr>
        <w:lastRenderedPageBreak/>
        <w:drawing>
          <wp:inline distT="0" distB="0" distL="0" distR="0">
            <wp:extent cx="6592824" cy="3767328"/>
            <wp:effectExtent l="19050" t="0" r="0" b="0"/>
            <wp:docPr id="25" name="Picture 6" descr="hdd_info_ls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d_info_lshw"/>
                    <pic:cNvPicPr>
                      <a:picLocks noChangeAspect="1" noChangeArrowheads="1"/>
                    </pic:cNvPicPr>
                  </pic:nvPicPr>
                  <pic:blipFill>
                    <a:blip r:embed="rId85"/>
                    <a:srcRect/>
                    <a:stretch>
                      <a:fillRect/>
                    </a:stretch>
                  </pic:blipFill>
                  <pic:spPr bwMode="auto">
                    <a:xfrm>
                      <a:off x="0" y="0"/>
                      <a:ext cx="6592824" cy="3767328"/>
                    </a:xfrm>
                    <a:prstGeom prst="rect">
                      <a:avLst/>
                    </a:prstGeom>
                    <a:noFill/>
                    <a:ln w="9525">
                      <a:noFill/>
                      <a:miter lim="800000"/>
                      <a:headEnd/>
                      <a:tailEnd/>
                    </a:ln>
                  </pic:spPr>
                </pic:pic>
              </a:graphicData>
            </a:graphic>
          </wp:inline>
        </w:drawing>
      </w:r>
    </w:p>
    <w:p w:rsidR="00FF2A45" w:rsidRPr="00FF2A45" w:rsidRDefault="00FF2A45" w:rsidP="00FF2A45">
      <w:pPr>
        <w:shd w:val="clear" w:color="auto" w:fill="FFFFFF"/>
        <w:spacing w:after="0" w:line="240" w:lineRule="auto"/>
        <w:outlineLvl w:val="1"/>
        <w:rPr>
          <w:rFonts w:ascii="Calibri" w:eastAsia="Times New Roman" w:hAnsi="Calibri" w:cs="Calibri"/>
          <w:b/>
          <w:bCs/>
          <w:color w:val="333333"/>
          <w:sz w:val="24"/>
          <w:szCs w:val="24"/>
        </w:rPr>
      </w:pPr>
      <w:r w:rsidRPr="00FF2A45">
        <w:rPr>
          <w:rFonts w:ascii="Calibri" w:eastAsia="Times New Roman" w:hAnsi="Calibri" w:cs="Calibri"/>
          <w:b/>
          <w:bCs/>
          <w:color w:val="333333"/>
          <w:sz w:val="24"/>
          <w:szCs w:val="24"/>
        </w:rPr>
        <w:t>df</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This command gives you brief information about various partitions, their mount points and the used and available space on each.</w:t>
      </w:r>
      <w:r w:rsidRPr="00FF2A45">
        <w:rPr>
          <w:rFonts w:ascii="Calibri" w:eastAsia="Times New Roman" w:hAnsi="Calibri" w:cs="Calibri"/>
          <w:color w:val="333333"/>
          <w:sz w:val="24"/>
          <w:szCs w:val="24"/>
        </w:rPr>
        <w:br/>
        <w:t>You can run the df command with the -H parameter.</w:t>
      </w:r>
    </w:p>
    <w:p w:rsidR="00FF2A45" w:rsidRPr="00FF2A45" w:rsidRDefault="00FF2A45" w:rsidP="00FF2A4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Times New Roman" w:hAnsi="Calibri" w:cs="Calibri"/>
          <w:color w:val="333333"/>
          <w:sz w:val="24"/>
          <w:szCs w:val="24"/>
        </w:rPr>
      </w:pPr>
      <w:r w:rsidRPr="00FF2A45">
        <w:rPr>
          <w:rFonts w:ascii="Calibri" w:eastAsia="Times New Roman" w:hAnsi="Calibri" w:cs="Calibri"/>
          <w:b/>
          <w:bCs/>
          <w:color w:val="C20CB9"/>
          <w:sz w:val="24"/>
          <w:szCs w:val="24"/>
        </w:rPr>
        <w:t>df</w:t>
      </w:r>
      <w:r w:rsidRPr="00FF2A45">
        <w:rPr>
          <w:rFonts w:ascii="Calibri" w:eastAsia="Times New Roman" w:hAnsi="Calibri" w:cs="Calibri"/>
          <w:color w:val="333333"/>
          <w:sz w:val="24"/>
          <w:szCs w:val="24"/>
        </w:rPr>
        <w:t xml:space="preserve"> </w:t>
      </w:r>
      <w:r w:rsidRPr="00FF2A45">
        <w:rPr>
          <w:rFonts w:ascii="Calibri" w:eastAsia="Times New Roman" w:hAnsi="Calibri" w:cs="Calibri"/>
          <w:color w:val="660033"/>
          <w:sz w:val="24"/>
          <w:szCs w:val="24"/>
        </w:rPr>
        <w:t>-H</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You will see the following output.</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noProof/>
          <w:color w:val="333333"/>
          <w:sz w:val="24"/>
          <w:szCs w:val="24"/>
        </w:rPr>
        <w:drawing>
          <wp:inline distT="0" distB="0" distL="0" distR="0">
            <wp:extent cx="6869430" cy="1898015"/>
            <wp:effectExtent l="19050" t="0" r="7620" b="0"/>
            <wp:docPr id="26" name="Picture 8" descr="hdd_info_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d_info_df"/>
                    <pic:cNvPicPr>
                      <a:picLocks noChangeAspect="1" noChangeArrowheads="1"/>
                    </pic:cNvPicPr>
                  </pic:nvPicPr>
                  <pic:blipFill>
                    <a:blip r:embed="rId86"/>
                    <a:srcRect/>
                    <a:stretch>
                      <a:fillRect/>
                    </a:stretch>
                  </pic:blipFill>
                  <pic:spPr bwMode="auto">
                    <a:xfrm>
                      <a:off x="0" y="0"/>
                      <a:ext cx="6869430" cy="1898015"/>
                    </a:xfrm>
                    <a:prstGeom prst="rect">
                      <a:avLst/>
                    </a:prstGeom>
                    <a:noFill/>
                    <a:ln w="9525">
                      <a:noFill/>
                      <a:miter lim="800000"/>
                      <a:headEnd/>
                      <a:tailEnd/>
                    </a:ln>
                  </pic:spPr>
                </pic:pic>
              </a:graphicData>
            </a:graphic>
          </wp:inline>
        </w:drawing>
      </w:r>
    </w:p>
    <w:p w:rsidR="00FF2A45" w:rsidRPr="00FF2A45" w:rsidRDefault="00FF2A45" w:rsidP="00FF2A45">
      <w:pPr>
        <w:shd w:val="clear" w:color="auto" w:fill="FFFFFF"/>
        <w:spacing w:after="0" w:line="240" w:lineRule="auto"/>
        <w:outlineLvl w:val="1"/>
        <w:rPr>
          <w:rFonts w:ascii="Calibri" w:eastAsia="Times New Roman" w:hAnsi="Calibri" w:cs="Calibri"/>
          <w:b/>
          <w:bCs/>
          <w:color w:val="333333"/>
          <w:sz w:val="24"/>
          <w:szCs w:val="24"/>
        </w:rPr>
      </w:pPr>
      <w:r w:rsidRPr="00FF2A45">
        <w:rPr>
          <w:rFonts w:ascii="Calibri" w:eastAsia="Times New Roman" w:hAnsi="Calibri" w:cs="Calibri"/>
          <w:b/>
          <w:bCs/>
          <w:color w:val="333333"/>
          <w:sz w:val="24"/>
          <w:szCs w:val="24"/>
        </w:rPr>
        <w:lastRenderedPageBreak/>
        <w:t>Free</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You can check the amount of used, free and total amount of RAM on your system with the free command.</w:t>
      </w:r>
    </w:p>
    <w:p w:rsidR="00FF2A45" w:rsidRPr="00FF2A45" w:rsidRDefault="00FF2A45" w:rsidP="00FF2A4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Times New Roman" w:hAnsi="Calibri" w:cs="Calibri"/>
          <w:color w:val="333333"/>
          <w:sz w:val="24"/>
          <w:szCs w:val="24"/>
        </w:rPr>
      </w:pPr>
      <w:r w:rsidRPr="00FF2A45">
        <w:rPr>
          <w:rFonts w:ascii="Calibri" w:eastAsia="Times New Roman" w:hAnsi="Calibri" w:cs="Calibri"/>
          <w:b/>
          <w:bCs/>
          <w:color w:val="C20CB9"/>
          <w:sz w:val="24"/>
          <w:szCs w:val="24"/>
        </w:rPr>
        <w:t>free</w:t>
      </w:r>
      <w:r w:rsidRPr="00FF2A45">
        <w:rPr>
          <w:rFonts w:ascii="Calibri" w:eastAsia="Times New Roman" w:hAnsi="Calibri" w:cs="Calibri"/>
          <w:color w:val="333333"/>
          <w:sz w:val="24"/>
          <w:szCs w:val="24"/>
        </w:rPr>
        <w:t xml:space="preserve"> </w:t>
      </w:r>
      <w:r w:rsidRPr="00FF2A45">
        <w:rPr>
          <w:rFonts w:ascii="Calibri" w:eastAsia="Times New Roman" w:hAnsi="Calibri" w:cs="Calibri"/>
          <w:color w:val="660033"/>
          <w:sz w:val="24"/>
          <w:szCs w:val="24"/>
        </w:rPr>
        <w:t>-m</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You will see the following output.</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noProof/>
          <w:color w:val="333333"/>
          <w:sz w:val="24"/>
          <w:szCs w:val="24"/>
        </w:rPr>
        <w:drawing>
          <wp:inline distT="0" distB="0" distL="0" distR="0">
            <wp:extent cx="7347334" cy="883664"/>
            <wp:effectExtent l="19050" t="0" r="5966" b="0"/>
            <wp:docPr id="27" name="Picture 10" descr="hdd_info_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d_info_free"/>
                    <pic:cNvPicPr>
                      <a:picLocks noChangeAspect="1" noChangeArrowheads="1"/>
                    </pic:cNvPicPr>
                  </pic:nvPicPr>
                  <pic:blipFill>
                    <a:blip r:embed="rId87"/>
                    <a:srcRect/>
                    <a:stretch>
                      <a:fillRect/>
                    </a:stretch>
                  </pic:blipFill>
                  <pic:spPr bwMode="auto">
                    <a:xfrm>
                      <a:off x="0" y="0"/>
                      <a:ext cx="7349463" cy="883920"/>
                    </a:xfrm>
                    <a:prstGeom prst="rect">
                      <a:avLst/>
                    </a:prstGeom>
                    <a:noFill/>
                    <a:ln w="9525">
                      <a:noFill/>
                      <a:miter lim="800000"/>
                      <a:headEnd/>
                      <a:tailEnd/>
                    </a:ln>
                  </pic:spPr>
                </pic:pic>
              </a:graphicData>
            </a:graphic>
          </wp:inline>
        </w:drawing>
      </w:r>
    </w:p>
    <w:p w:rsidR="00FF2A45" w:rsidRPr="00FF2A45" w:rsidRDefault="00FF2A45" w:rsidP="00FF2A45">
      <w:pPr>
        <w:shd w:val="clear" w:color="auto" w:fill="FFFFFF"/>
        <w:spacing w:after="0" w:line="240" w:lineRule="auto"/>
        <w:outlineLvl w:val="1"/>
        <w:rPr>
          <w:rFonts w:ascii="Calibri" w:eastAsia="Times New Roman" w:hAnsi="Calibri" w:cs="Calibri"/>
          <w:b/>
          <w:bCs/>
          <w:color w:val="333333"/>
          <w:sz w:val="24"/>
          <w:szCs w:val="24"/>
        </w:rPr>
      </w:pPr>
      <w:r w:rsidRPr="00FF2A45">
        <w:rPr>
          <w:rFonts w:ascii="Calibri" w:eastAsia="Times New Roman" w:hAnsi="Calibri" w:cs="Calibri"/>
          <w:b/>
          <w:bCs/>
          <w:color w:val="333333"/>
          <w:sz w:val="24"/>
          <w:szCs w:val="24"/>
        </w:rPr>
        <w:t>Dmidecode</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The dmidecode command is different from all other commands. It extracts hardware information by reading data from the DMI tables.</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To display information about the processor, run:</w:t>
      </w:r>
    </w:p>
    <w:p w:rsidR="00FF2A45" w:rsidRPr="00FF2A45" w:rsidRDefault="00FF2A45" w:rsidP="00FF2A4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Times New Roman" w:hAnsi="Calibri" w:cs="Calibri"/>
          <w:color w:val="333333"/>
          <w:sz w:val="24"/>
          <w:szCs w:val="24"/>
        </w:rPr>
      </w:pPr>
      <w:r w:rsidRPr="00FF2A45">
        <w:rPr>
          <w:rFonts w:ascii="Calibri" w:eastAsia="Times New Roman" w:hAnsi="Calibri" w:cs="Calibri"/>
          <w:b/>
          <w:bCs/>
          <w:color w:val="C20CB9"/>
          <w:sz w:val="24"/>
          <w:szCs w:val="24"/>
        </w:rPr>
        <w:t>sudo</w:t>
      </w:r>
      <w:r w:rsidRPr="00FF2A45">
        <w:rPr>
          <w:rFonts w:ascii="Calibri" w:eastAsia="Times New Roman" w:hAnsi="Calibri" w:cs="Calibri"/>
          <w:color w:val="333333"/>
          <w:sz w:val="24"/>
          <w:szCs w:val="24"/>
        </w:rPr>
        <w:t xml:space="preserve"> dmidecode </w:t>
      </w:r>
      <w:r w:rsidRPr="00FF2A45">
        <w:rPr>
          <w:rFonts w:ascii="Calibri" w:eastAsia="Times New Roman" w:hAnsi="Calibri" w:cs="Calibri"/>
          <w:color w:val="660033"/>
          <w:sz w:val="24"/>
          <w:szCs w:val="24"/>
        </w:rPr>
        <w:t>-t</w:t>
      </w:r>
      <w:r w:rsidRPr="00FF2A45">
        <w:rPr>
          <w:rFonts w:ascii="Calibri" w:eastAsia="Times New Roman" w:hAnsi="Calibri" w:cs="Calibri"/>
          <w:color w:val="333333"/>
          <w:sz w:val="24"/>
          <w:szCs w:val="24"/>
        </w:rPr>
        <w:t xml:space="preserve"> processor</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noProof/>
          <w:color w:val="333333"/>
          <w:sz w:val="24"/>
          <w:szCs w:val="24"/>
        </w:rPr>
        <w:lastRenderedPageBreak/>
        <w:drawing>
          <wp:inline distT="0" distB="0" distL="0" distR="0">
            <wp:extent cx="6869430" cy="6078220"/>
            <wp:effectExtent l="19050" t="0" r="7620" b="0"/>
            <wp:docPr id="31" name="Picture 12" descr="hdd_info_dmi_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d_info_dmi_processor"/>
                    <pic:cNvPicPr>
                      <a:picLocks noChangeAspect="1" noChangeArrowheads="1"/>
                    </pic:cNvPicPr>
                  </pic:nvPicPr>
                  <pic:blipFill>
                    <a:blip r:embed="rId88"/>
                    <a:srcRect/>
                    <a:stretch>
                      <a:fillRect/>
                    </a:stretch>
                  </pic:blipFill>
                  <pic:spPr bwMode="auto">
                    <a:xfrm>
                      <a:off x="0" y="0"/>
                      <a:ext cx="6869430" cy="6078220"/>
                    </a:xfrm>
                    <a:prstGeom prst="rect">
                      <a:avLst/>
                    </a:prstGeom>
                    <a:noFill/>
                    <a:ln w="9525">
                      <a:noFill/>
                      <a:miter lim="800000"/>
                      <a:headEnd/>
                      <a:tailEnd/>
                    </a:ln>
                  </pic:spPr>
                </pic:pic>
              </a:graphicData>
            </a:graphic>
          </wp:inline>
        </w:drawing>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To display information about the memory, run:</w:t>
      </w:r>
    </w:p>
    <w:p w:rsidR="00FF2A45" w:rsidRPr="00FF2A45" w:rsidRDefault="00FF2A45" w:rsidP="00FF2A4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Times New Roman" w:hAnsi="Calibri" w:cs="Calibri"/>
          <w:color w:val="333333"/>
          <w:sz w:val="24"/>
          <w:szCs w:val="24"/>
        </w:rPr>
      </w:pPr>
      <w:r w:rsidRPr="00FF2A45">
        <w:rPr>
          <w:rFonts w:ascii="Calibri" w:eastAsia="Times New Roman" w:hAnsi="Calibri" w:cs="Calibri"/>
          <w:b/>
          <w:bCs/>
          <w:color w:val="C20CB9"/>
          <w:sz w:val="24"/>
          <w:szCs w:val="24"/>
        </w:rPr>
        <w:t>sudo</w:t>
      </w:r>
      <w:r w:rsidRPr="00FF2A45">
        <w:rPr>
          <w:rFonts w:ascii="Calibri" w:eastAsia="Times New Roman" w:hAnsi="Calibri" w:cs="Calibri"/>
          <w:color w:val="333333"/>
          <w:sz w:val="24"/>
          <w:szCs w:val="24"/>
        </w:rPr>
        <w:t xml:space="preserve"> dmidecode </w:t>
      </w:r>
      <w:r w:rsidRPr="00FF2A45">
        <w:rPr>
          <w:rFonts w:ascii="Calibri" w:eastAsia="Times New Roman" w:hAnsi="Calibri" w:cs="Calibri"/>
          <w:color w:val="660033"/>
          <w:sz w:val="24"/>
          <w:szCs w:val="24"/>
        </w:rPr>
        <w:t>-t</w:t>
      </w:r>
      <w:r w:rsidRPr="00FF2A45">
        <w:rPr>
          <w:rFonts w:ascii="Calibri" w:eastAsia="Times New Roman" w:hAnsi="Calibri" w:cs="Calibri"/>
          <w:color w:val="333333"/>
          <w:sz w:val="24"/>
          <w:szCs w:val="24"/>
        </w:rPr>
        <w:t xml:space="preserve"> memory</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noProof/>
          <w:color w:val="333333"/>
          <w:sz w:val="24"/>
          <w:szCs w:val="24"/>
        </w:rPr>
        <w:lastRenderedPageBreak/>
        <w:drawing>
          <wp:inline distT="0" distB="0" distL="0" distR="0">
            <wp:extent cx="6877050" cy="6039485"/>
            <wp:effectExtent l="19050" t="0" r="0" b="0"/>
            <wp:docPr id="30" name="Picture 13" descr="hdd_info_dmi_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d_info_dmi_memory"/>
                    <pic:cNvPicPr>
                      <a:picLocks noChangeAspect="1" noChangeArrowheads="1"/>
                    </pic:cNvPicPr>
                  </pic:nvPicPr>
                  <pic:blipFill>
                    <a:blip r:embed="rId89"/>
                    <a:srcRect/>
                    <a:stretch>
                      <a:fillRect/>
                    </a:stretch>
                  </pic:blipFill>
                  <pic:spPr bwMode="auto">
                    <a:xfrm>
                      <a:off x="0" y="0"/>
                      <a:ext cx="6877050" cy="6039485"/>
                    </a:xfrm>
                    <a:prstGeom prst="rect">
                      <a:avLst/>
                    </a:prstGeom>
                    <a:noFill/>
                    <a:ln w="9525">
                      <a:noFill/>
                      <a:miter lim="800000"/>
                      <a:headEnd/>
                      <a:tailEnd/>
                    </a:ln>
                  </pic:spPr>
                </pic:pic>
              </a:graphicData>
            </a:graphic>
          </wp:inline>
        </w:drawing>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To display information about the bios, run:</w:t>
      </w:r>
    </w:p>
    <w:p w:rsidR="00FF2A45" w:rsidRPr="00FF2A45" w:rsidRDefault="00FF2A45" w:rsidP="00FF2A4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Times New Roman" w:hAnsi="Calibri" w:cs="Calibri"/>
          <w:color w:val="333333"/>
          <w:sz w:val="24"/>
          <w:szCs w:val="24"/>
        </w:rPr>
      </w:pPr>
      <w:r w:rsidRPr="00FF2A45">
        <w:rPr>
          <w:rFonts w:ascii="Calibri" w:eastAsia="Times New Roman" w:hAnsi="Calibri" w:cs="Calibri"/>
          <w:b/>
          <w:bCs/>
          <w:color w:val="C20CB9"/>
          <w:sz w:val="24"/>
          <w:szCs w:val="24"/>
        </w:rPr>
        <w:t>sudo</w:t>
      </w:r>
      <w:r w:rsidRPr="00FF2A45">
        <w:rPr>
          <w:rFonts w:ascii="Calibri" w:eastAsia="Times New Roman" w:hAnsi="Calibri" w:cs="Calibri"/>
          <w:color w:val="333333"/>
          <w:sz w:val="24"/>
          <w:szCs w:val="24"/>
        </w:rPr>
        <w:t xml:space="preserve"> dmidecode </w:t>
      </w:r>
      <w:r w:rsidRPr="00FF2A45">
        <w:rPr>
          <w:rFonts w:ascii="Calibri" w:eastAsia="Times New Roman" w:hAnsi="Calibri" w:cs="Calibri"/>
          <w:color w:val="660033"/>
          <w:sz w:val="24"/>
          <w:szCs w:val="24"/>
        </w:rPr>
        <w:t>-t</w:t>
      </w:r>
      <w:r w:rsidRPr="00FF2A45">
        <w:rPr>
          <w:rFonts w:ascii="Calibri" w:eastAsia="Times New Roman" w:hAnsi="Calibri" w:cs="Calibri"/>
          <w:color w:val="333333"/>
          <w:sz w:val="24"/>
          <w:szCs w:val="24"/>
        </w:rPr>
        <w:t xml:space="preserve"> bios</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noProof/>
          <w:color w:val="333333"/>
          <w:sz w:val="24"/>
          <w:szCs w:val="24"/>
        </w:rPr>
        <w:lastRenderedPageBreak/>
        <w:drawing>
          <wp:inline distT="0" distB="0" distL="0" distR="0">
            <wp:extent cx="6908165" cy="5909310"/>
            <wp:effectExtent l="19050" t="0" r="6985" b="0"/>
            <wp:docPr id="29" name="Picture 14" descr="hdd_info_dmi_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d_info_dmi_bios"/>
                    <pic:cNvPicPr>
                      <a:picLocks noChangeAspect="1" noChangeArrowheads="1"/>
                    </pic:cNvPicPr>
                  </pic:nvPicPr>
                  <pic:blipFill>
                    <a:blip r:embed="rId90"/>
                    <a:srcRect/>
                    <a:stretch>
                      <a:fillRect/>
                    </a:stretch>
                  </pic:blipFill>
                  <pic:spPr bwMode="auto">
                    <a:xfrm>
                      <a:off x="0" y="0"/>
                      <a:ext cx="6908165" cy="5909310"/>
                    </a:xfrm>
                    <a:prstGeom prst="rect">
                      <a:avLst/>
                    </a:prstGeom>
                    <a:noFill/>
                    <a:ln w="9525">
                      <a:noFill/>
                      <a:miter lim="800000"/>
                      <a:headEnd/>
                      <a:tailEnd/>
                    </a:ln>
                  </pic:spPr>
                </pic:pic>
              </a:graphicData>
            </a:graphic>
          </wp:inline>
        </w:drawing>
      </w:r>
    </w:p>
    <w:p w:rsidR="00FF2A45" w:rsidRPr="00FF2A45" w:rsidRDefault="00FF2A45" w:rsidP="00FF2A45">
      <w:pPr>
        <w:shd w:val="clear" w:color="auto" w:fill="FFFFFF"/>
        <w:spacing w:after="0" w:line="240" w:lineRule="auto"/>
        <w:outlineLvl w:val="1"/>
        <w:rPr>
          <w:rFonts w:ascii="Calibri" w:eastAsia="Times New Roman" w:hAnsi="Calibri" w:cs="Calibri"/>
          <w:b/>
          <w:bCs/>
          <w:color w:val="333333"/>
          <w:sz w:val="24"/>
          <w:szCs w:val="24"/>
        </w:rPr>
      </w:pPr>
      <w:r w:rsidRPr="00FF2A45">
        <w:rPr>
          <w:rFonts w:ascii="Calibri" w:eastAsia="Times New Roman" w:hAnsi="Calibri" w:cs="Calibri"/>
          <w:b/>
          <w:bCs/>
          <w:color w:val="333333"/>
          <w:sz w:val="24"/>
          <w:szCs w:val="24"/>
        </w:rPr>
        <w:t>Hdparm</w:t>
      </w:r>
    </w:p>
    <w:p w:rsidR="00FF2A45" w:rsidRPr="00FF2A45" w:rsidRDefault="00FF2A45" w:rsidP="00FF2A45">
      <w:pPr>
        <w:shd w:val="clear" w:color="auto" w:fill="FFFFFF"/>
        <w:spacing w:before="100" w:beforeAutospacing="1" w:after="390" w:line="240" w:lineRule="auto"/>
        <w:rPr>
          <w:rFonts w:ascii="Calibri" w:eastAsia="Times New Roman" w:hAnsi="Calibri" w:cs="Calibri"/>
          <w:color w:val="333333"/>
          <w:sz w:val="24"/>
          <w:szCs w:val="24"/>
        </w:rPr>
      </w:pPr>
      <w:r w:rsidRPr="00FF2A45">
        <w:rPr>
          <w:rFonts w:ascii="Calibri" w:eastAsia="Times New Roman" w:hAnsi="Calibri" w:cs="Calibri"/>
          <w:color w:val="333333"/>
          <w:sz w:val="24"/>
          <w:szCs w:val="24"/>
        </w:rPr>
        <w:t>The hdparm command gives you information about sata devices like hard disks.</w:t>
      </w:r>
    </w:p>
    <w:p w:rsidR="00FF2A45" w:rsidRPr="00FF2A45" w:rsidRDefault="00FF2A45" w:rsidP="00FF2A4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Times New Roman" w:hAnsi="Calibri" w:cs="Calibri"/>
          <w:color w:val="333333"/>
          <w:sz w:val="24"/>
          <w:szCs w:val="24"/>
        </w:rPr>
      </w:pPr>
      <w:r w:rsidRPr="00FF2A45">
        <w:rPr>
          <w:rFonts w:ascii="Calibri" w:eastAsia="Times New Roman" w:hAnsi="Calibri" w:cs="Calibri"/>
          <w:b/>
          <w:bCs/>
          <w:color w:val="C20CB9"/>
          <w:sz w:val="24"/>
          <w:szCs w:val="24"/>
        </w:rPr>
        <w:t>sudo</w:t>
      </w:r>
      <w:r w:rsidRPr="00FF2A45">
        <w:rPr>
          <w:rFonts w:ascii="Calibri" w:eastAsia="Times New Roman" w:hAnsi="Calibri" w:cs="Calibri"/>
          <w:color w:val="333333"/>
          <w:sz w:val="24"/>
          <w:szCs w:val="24"/>
        </w:rPr>
        <w:t xml:space="preserve"> hdparm</w:t>
      </w:r>
    </w:p>
    <w:p w:rsidR="00FF2A45" w:rsidRPr="00FF2A45" w:rsidRDefault="00FF2A45" w:rsidP="00FF2A45">
      <w:pPr>
        <w:shd w:val="clear" w:color="auto" w:fill="FFFFFF"/>
        <w:spacing w:before="100" w:beforeAutospacing="1" w:after="390" w:line="240" w:lineRule="auto"/>
        <w:rPr>
          <w:ins w:id="1" w:author="Unknown"/>
          <w:rFonts w:ascii="Calibri" w:eastAsia="Times New Roman" w:hAnsi="Calibri" w:cs="Calibri"/>
          <w:color w:val="333333"/>
          <w:sz w:val="24"/>
          <w:szCs w:val="24"/>
        </w:rPr>
      </w:pPr>
      <w:r w:rsidRPr="00FF2A45">
        <w:rPr>
          <w:rFonts w:ascii="Calibri" w:eastAsia="Times New Roman" w:hAnsi="Calibri" w:cs="Calibri"/>
          <w:noProof/>
          <w:color w:val="333333"/>
          <w:sz w:val="24"/>
          <w:szCs w:val="24"/>
        </w:rPr>
        <w:lastRenderedPageBreak/>
        <w:drawing>
          <wp:inline distT="0" distB="0" distL="0" distR="0">
            <wp:extent cx="6846570" cy="3050540"/>
            <wp:effectExtent l="19050" t="0" r="0" b="0"/>
            <wp:docPr id="28" name="Picture 15" descr="hdd_info_hdp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d_info_hdparm"/>
                    <pic:cNvPicPr>
                      <a:picLocks noChangeAspect="1" noChangeArrowheads="1"/>
                    </pic:cNvPicPr>
                  </pic:nvPicPr>
                  <pic:blipFill>
                    <a:blip r:embed="rId91"/>
                    <a:srcRect/>
                    <a:stretch>
                      <a:fillRect/>
                    </a:stretch>
                  </pic:blipFill>
                  <pic:spPr bwMode="auto">
                    <a:xfrm>
                      <a:off x="0" y="0"/>
                      <a:ext cx="6846570" cy="3050540"/>
                    </a:xfrm>
                    <a:prstGeom prst="rect">
                      <a:avLst/>
                    </a:prstGeom>
                    <a:noFill/>
                    <a:ln w="9525">
                      <a:noFill/>
                      <a:miter lim="800000"/>
                      <a:headEnd/>
                      <a:tailEnd/>
                    </a:ln>
                  </pic:spPr>
                </pic:pic>
              </a:graphicData>
            </a:graphic>
          </wp:inline>
        </w:drawing>
      </w:r>
    </w:p>
    <w:p w:rsidR="008B5185" w:rsidRPr="00FF2A45" w:rsidRDefault="008B5185" w:rsidP="00E43348">
      <w:pPr>
        <w:shd w:val="clear" w:color="auto" w:fill="FFFFFF"/>
        <w:spacing w:after="108" w:line="240" w:lineRule="auto"/>
        <w:jc w:val="both"/>
        <w:rPr>
          <w:rFonts w:ascii="Calibri" w:eastAsia="Times New Roman" w:hAnsi="Calibri" w:cs="Calibri"/>
          <w:color w:val="000000" w:themeColor="text1"/>
          <w:sz w:val="24"/>
          <w:szCs w:val="24"/>
        </w:rPr>
      </w:pPr>
    </w:p>
    <w:sectPr w:rsidR="008B5185" w:rsidRPr="00FF2A45" w:rsidSect="000D736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2C8B" w:rsidRDefault="00D72C8B" w:rsidP="00E43348">
      <w:pPr>
        <w:spacing w:after="0" w:line="240" w:lineRule="auto"/>
      </w:pPr>
      <w:r>
        <w:separator/>
      </w:r>
    </w:p>
  </w:endnote>
  <w:endnote w:type="continuationSeparator" w:id="1">
    <w:p w:rsidR="00D72C8B" w:rsidRDefault="00D72C8B" w:rsidP="00E433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2C8B" w:rsidRDefault="00D72C8B" w:rsidP="00E43348">
      <w:pPr>
        <w:spacing w:after="0" w:line="240" w:lineRule="auto"/>
      </w:pPr>
      <w:r>
        <w:separator/>
      </w:r>
    </w:p>
  </w:footnote>
  <w:footnote w:type="continuationSeparator" w:id="1">
    <w:p w:rsidR="00D72C8B" w:rsidRDefault="00D72C8B" w:rsidP="00E433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8579E"/>
    <w:multiLevelType w:val="multilevel"/>
    <w:tmpl w:val="2420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B5193E"/>
    <w:multiLevelType w:val="multilevel"/>
    <w:tmpl w:val="4DDEBAE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1132D75"/>
    <w:multiLevelType w:val="multilevel"/>
    <w:tmpl w:val="5E00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B4425F"/>
    <w:multiLevelType w:val="multilevel"/>
    <w:tmpl w:val="FCB68A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6071797"/>
    <w:multiLevelType w:val="multilevel"/>
    <w:tmpl w:val="5AE0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8C1CB9"/>
    <w:multiLevelType w:val="hybridMultilevel"/>
    <w:tmpl w:val="2F0A1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126CA5"/>
    <w:multiLevelType w:val="multilevel"/>
    <w:tmpl w:val="79646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C70558"/>
    <w:multiLevelType w:val="hybridMultilevel"/>
    <w:tmpl w:val="4FDC2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AA18E9"/>
    <w:multiLevelType w:val="multilevel"/>
    <w:tmpl w:val="ABDCA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FD409A0"/>
    <w:multiLevelType w:val="multilevel"/>
    <w:tmpl w:val="E5B84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9144593"/>
    <w:multiLevelType w:val="multilevel"/>
    <w:tmpl w:val="DA12A6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9C95B10"/>
    <w:multiLevelType w:val="hybridMultilevel"/>
    <w:tmpl w:val="5AF4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2"/>
  </w:num>
  <w:num w:numId="4">
    <w:abstractNumId w:val="4"/>
  </w:num>
  <w:num w:numId="5">
    <w:abstractNumId w:val="3"/>
  </w:num>
  <w:num w:numId="6">
    <w:abstractNumId w:val="6"/>
  </w:num>
  <w:num w:numId="7">
    <w:abstractNumId w:val="9"/>
  </w:num>
  <w:num w:numId="8">
    <w:abstractNumId w:val="8"/>
  </w:num>
  <w:num w:numId="9">
    <w:abstractNumId w:val="1"/>
  </w:num>
  <w:num w:numId="10">
    <w:abstractNumId w:val="7"/>
  </w:num>
  <w:num w:numId="11">
    <w:abstractNumId w:val="1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185B32"/>
    <w:rsid w:val="00052469"/>
    <w:rsid w:val="000C2503"/>
    <w:rsid w:val="000D736C"/>
    <w:rsid w:val="000E34E2"/>
    <w:rsid w:val="001275BF"/>
    <w:rsid w:val="001544AC"/>
    <w:rsid w:val="00185B32"/>
    <w:rsid w:val="001E4F4A"/>
    <w:rsid w:val="00255C89"/>
    <w:rsid w:val="00295F57"/>
    <w:rsid w:val="00296180"/>
    <w:rsid w:val="00307046"/>
    <w:rsid w:val="00342046"/>
    <w:rsid w:val="00344447"/>
    <w:rsid w:val="003726B4"/>
    <w:rsid w:val="0039455E"/>
    <w:rsid w:val="003E287F"/>
    <w:rsid w:val="00425518"/>
    <w:rsid w:val="00442603"/>
    <w:rsid w:val="00471FB5"/>
    <w:rsid w:val="004F584B"/>
    <w:rsid w:val="005C743F"/>
    <w:rsid w:val="00626403"/>
    <w:rsid w:val="00663D59"/>
    <w:rsid w:val="00672DAF"/>
    <w:rsid w:val="006B7D1E"/>
    <w:rsid w:val="00734FF2"/>
    <w:rsid w:val="007560D0"/>
    <w:rsid w:val="007A353D"/>
    <w:rsid w:val="00857547"/>
    <w:rsid w:val="0086254C"/>
    <w:rsid w:val="00891E7E"/>
    <w:rsid w:val="008957C3"/>
    <w:rsid w:val="008B5185"/>
    <w:rsid w:val="0093032B"/>
    <w:rsid w:val="009A1498"/>
    <w:rsid w:val="009F1028"/>
    <w:rsid w:val="00A1662E"/>
    <w:rsid w:val="00AF6A3D"/>
    <w:rsid w:val="00B338CC"/>
    <w:rsid w:val="00B72F39"/>
    <w:rsid w:val="00C071AF"/>
    <w:rsid w:val="00C46526"/>
    <w:rsid w:val="00C76BD0"/>
    <w:rsid w:val="00D22B74"/>
    <w:rsid w:val="00D477DD"/>
    <w:rsid w:val="00D72C8B"/>
    <w:rsid w:val="00DA2C17"/>
    <w:rsid w:val="00E27191"/>
    <w:rsid w:val="00E43348"/>
    <w:rsid w:val="00EB7F98"/>
    <w:rsid w:val="00ED0C72"/>
    <w:rsid w:val="00F83E45"/>
    <w:rsid w:val="00FF2A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36C"/>
  </w:style>
  <w:style w:type="paragraph" w:styleId="Heading1">
    <w:name w:val="heading 1"/>
    <w:basedOn w:val="Normal"/>
    <w:next w:val="Normal"/>
    <w:link w:val="Heading1Char"/>
    <w:uiPriority w:val="9"/>
    <w:qFormat/>
    <w:rsid w:val="001E4F4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4F58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26403"/>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57547"/>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34E2"/>
    <w:rPr>
      <w:color w:val="0000FF"/>
      <w:u w:val="single"/>
    </w:rPr>
  </w:style>
  <w:style w:type="character" w:customStyle="1" w:styleId="Heading2Char">
    <w:name w:val="Heading 2 Char"/>
    <w:basedOn w:val="DefaultParagraphFont"/>
    <w:link w:val="Heading2"/>
    <w:uiPriority w:val="9"/>
    <w:rsid w:val="004F584B"/>
    <w:rPr>
      <w:rFonts w:ascii="Times New Roman" w:eastAsia="Times New Roman" w:hAnsi="Times New Roman" w:cs="Times New Roman"/>
      <w:b/>
      <w:bCs/>
      <w:sz w:val="36"/>
      <w:szCs w:val="36"/>
    </w:rPr>
  </w:style>
  <w:style w:type="character" w:styleId="Strong">
    <w:name w:val="Strong"/>
    <w:basedOn w:val="DefaultParagraphFont"/>
    <w:uiPriority w:val="22"/>
    <w:qFormat/>
    <w:rsid w:val="004F584B"/>
    <w:rPr>
      <w:b/>
      <w:bCs/>
    </w:rPr>
  </w:style>
  <w:style w:type="paragraph" w:styleId="NormalWeb">
    <w:name w:val="Normal (Web)"/>
    <w:basedOn w:val="Normal"/>
    <w:uiPriority w:val="99"/>
    <w:semiHidden/>
    <w:unhideWhenUsed/>
    <w:rsid w:val="004F584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E433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348"/>
  </w:style>
  <w:style w:type="paragraph" w:styleId="Footer">
    <w:name w:val="footer"/>
    <w:basedOn w:val="Normal"/>
    <w:link w:val="FooterChar"/>
    <w:uiPriority w:val="99"/>
    <w:semiHidden/>
    <w:unhideWhenUsed/>
    <w:rsid w:val="00E433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43348"/>
  </w:style>
  <w:style w:type="paragraph" w:styleId="ListParagraph">
    <w:name w:val="List Paragraph"/>
    <w:basedOn w:val="Normal"/>
    <w:uiPriority w:val="34"/>
    <w:qFormat/>
    <w:rsid w:val="00E43348"/>
    <w:pPr>
      <w:ind w:left="720"/>
      <w:contextualSpacing/>
    </w:pPr>
  </w:style>
  <w:style w:type="paragraph" w:styleId="BalloonText">
    <w:name w:val="Balloon Text"/>
    <w:basedOn w:val="Normal"/>
    <w:link w:val="BalloonTextChar"/>
    <w:uiPriority w:val="99"/>
    <w:semiHidden/>
    <w:unhideWhenUsed/>
    <w:rsid w:val="008B5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185"/>
    <w:rPr>
      <w:rFonts w:ascii="Tahoma" w:hAnsi="Tahoma" w:cs="Tahoma"/>
      <w:sz w:val="16"/>
      <w:szCs w:val="16"/>
    </w:rPr>
  </w:style>
  <w:style w:type="paragraph" w:customStyle="1" w:styleId="uiqtextpara">
    <w:name w:val="ui_qtext_para"/>
    <w:basedOn w:val="Normal"/>
    <w:rsid w:val="009A14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unhideWhenUsed/>
    <w:rsid w:val="000C2503"/>
    <w:rPr>
      <w:color w:val="0563C1" w:themeColor="hyperlink"/>
      <w:u w:val="single"/>
    </w:rPr>
  </w:style>
  <w:style w:type="character" w:customStyle="1" w:styleId="Heading1Char">
    <w:name w:val="Heading 1 Char"/>
    <w:basedOn w:val="DefaultParagraphFont"/>
    <w:link w:val="Heading1"/>
    <w:uiPriority w:val="9"/>
    <w:rsid w:val="001E4F4A"/>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626403"/>
    <w:rPr>
      <w:rFonts w:asciiTheme="majorHAnsi" w:eastAsiaTheme="majorEastAsia" w:hAnsiTheme="majorHAnsi" w:cstheme="majorBidi"/>
      <w:b/>
      <w:bCs/>
      <w:color w:val="4472C4" w:themeColor="accent1"/>
    </w:rPr>
  </w:style>
  <w:style w:type="paragraph" w:styleId="HTMLPreformatted">
    <w:name w:val="HTML Preformatted"/>
    <w:basedOn w:val="Normal"/>
    <w:link w:val="HTMLPreformattedChar"/>
    <w:uiPriority w:val="99"/>
    <w:semiHidden/>
    <w:unhideWhenUsed/>
    <w:rsid w:val="00626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640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2640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57547"/>
    <w:rPr>
      <w:rFonts w:asciiTheme="majorHAnsi" w:eastAsiaTheme="majorEastAsia" w:hAnsiTheme="majorHAnsi" w:cstheme="majorBidi"/>
      <w:b/>
      <w:bCs/>
      <w:i/>
      <w:iCs/>
      <w:color w:val="4472C4" w:themeColor="accent1"/>
    </w:rPr>
  </w:style>
  <w:style w:type="character" w:styleId="HTMLCode">
    <w:name w:val="HTML Code"/>
    <w:basedOn w:val="DefaultParagraphFont"/>
    <w:uiPriority w:val="99"/>
    <w:semiHidden/>
    <w:unhideWhenUsed/>
    <w:rsid w:val="00FF2A4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2822708">
      <w:bodyDiv w:val="1"/>
      <w:marLeft w:val="0"/>
      <w:marRight w:val="0"/>
      <w:marTop w:val="0"/>
      <w:marBottom w:val="0"/>
      <w:divBdr>
        <w:top w:val="none" w:sz="0" w:space="0" w:color="auto"/>
        <w:left w:val="none" w:sz="0" w:space="0" w:color="auto"/>
        <w:bottom w:val="none" w:sz="0" w:space="0" w:color="auto"/>
        <w:right w:val="none" w:sz="0" w:space="0" w:color="auto"/>
      </w:divBdr>
      <w:divsChild>
        <w:div w:id="922373639">
          <w:marLeft w:val="0"/>
          <w:marRight w:val="0"/>
          <w:marTop w:val="0"/>
          <w:marBottom w:val="242"/>
          <w:divBdr>
            <w:top w:val="single" w:sz="4" w:space="10" w:color="CCCCCC"/>
            <w:left w:val="single" w:sz="4" w:space="10" w:color="CCCCCC"/>
            <w:bottom w:val="single" w:sz="4" w:space="10" w:color="CCCCCC"/>
            <w:right w:val="single" w:sz="4" w:space="10" w:color="CCCCCC"/>
          </w:divBdr>
          <w:divsChild>
            <w:div w:id="18462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2538">
      <w:bodyDiv w:val="1"/>
      <w:marLeft w:val="0"/>
      <w:marRight w:val="0"/>
      <w:marTop w:val="0"/>
      <w:marBottom w:val="0"/>
      <w:divBdr>
        <w:top w:val="none" w:sz="0" w:space="0" w:color="auto"/>
        <w:left w:val="none" w:sz="0" w:space="0" w:color="auto"/>
        <w:bottom w:val="none" w:sz="0" w:space="0" w:color="auto"/>
        <w:right w:val="none" w:sz="0" w:space="0" w:color="auto"/>
      </w:divBdr>
      <w:divsChild>
        <w:div w:id="756485058">
          <w:marLeft w:val="0"/>
          <w:marRight w:val="0"/>
          <w:marTop w:val="0"/>
          <w:marBottom w:val="242"/>
          <w:divBdr>
            <w:top w:val="single" w:sz="4" w:space="10" w:color="CCCCCC"/>
            <w:left w:val="single" w:sz="4" w:space="10" w:color="CCCCCC"/>
            <w:bottom w:val="single" w:sz="4" w:space="10" w:color="CCCCCC"/>
            <w:right w:val="single" w:sz="4" w:space="10" w:color="CCCCCC"/>
          </w:divBdr>
          <w:divsChild>
            <w:div w:id="226183918">
              <w:marLeft w:val="0"/>
              <w:marRight w:val="0"/>
              <w:marTop w:val="0"/>
              <w:marBottom w:val="0"/>
              <w:divBdr>
                <w:top w:val="none" w:sz="0" w:space="0" w:color="auto"/>
                <w:left w:val="none" w:sz="0" w:space="0" w:color="auto"/>
                <w:bottom w:val="none" w:sz="0" w:space="0" w:color="auto"/>
                <w:right w:val="none" w:sz="0" w:space="0" w:color="auto"/>
              </w:divBdr>
            </w:div>
          </w:divsChild>
        </w:div>
        <w:div w:id="55512210">
          <w:marLeft w:val="0"/>
          <w:marRight w:val="0"/>
          <w:marTop w:val="0"/>
          <w:marBottom w:val="242"/>
          <w:divBdr>
            <w:top w:val="single" w:sz="4" w:space="10" w:color="CCCCCC"/>
            <w:left w:val="single" w:sz="4" w:space="10" w:color="CCCCCC"/>
            <w:bottom w:val="single" w:sz="4" w:space="10" w:color="CCCCCC"/>
            <w:right w:val="single" w:sz="4" w:space="10" w:color="CCCCCC"/>
          </w:divBdr>
          <w:divsChild>
            <w:div w:id="480659544">
              <w:marLeft w:val="0"/>
              <w:marRight w:val="0"/>
              <w:marTop w:val="0"/>
              <w:marBottom w:val="0"/>
              <w:divBdr>
                <w:top w:val="none" w:sz="0" w:space="0" w:color="auto"/>
                <w:left w:val="none" w:sz="0" w:space="0" w:color="auto"/>
                <w:bottom w:val="none" w:sz="0" w:space="0" w:color="auto"/>
                <w:right w:val="none" w:sz="0" w:space="0" w:color="auto"/>
              </w:divBdr>
            </w:div>
          </w:divsChild>
        </w:div>
        <w:div w:id="1063600439">
          <w:marLeft w:val="0"/>
          <w:marRight w:val="0"/>
          <w:marTop w:val="0"/>
          <w:marBottom w:val="242"/>
          <w:divBdr>
            <w:top w:val="single" w:sz="4" w:space="10" w:color="CCCCCC"/>
            <w:left w:val="single" w:sz="4" w:space="10" w:color="CCCCCC"/>
            <w:bottom w:val="single" w:sz="4" w:space="10" w:color="CCCCCC"/>
            <w:right w:val="single" w:sz="4" w:space="10" w:color="CCCCCC"/>
          </w:divBdr>
          <w:divsChild>
            <w:div w:id="1423523863">
              <w:marLeft w:val="0"/>
              <w:marRight w:val="0"/>
              <w:marTop w:val="0"/>
              <w:marBottom w:val="0"/>
              <w:divBdr>
                <w:top w:val="none" w:sz="0" w:space="0" w:color="auto"/>
                <w:left w:val="none" w:sz="0" w:space="0" w:color="auto"/>
                <w:bottom w:val="none" w:sz="0" w:space="0" w:color="auto"/>
                <w:right w:val="none" w:sz="0" w:space="0" w:color="auto"/>
              </w:divBdr>
            </w:div>
          </w:divsChild>
        </w:div>
        <w:div w:id="955216774">
          <w:marLeft w:val="0"/>
          <w:marRight w:val="0"/>
          <w:marTop w:val="0"/>
          <w:marBottom w:val="242"/>
          <w:divBdr>
            <w:top w:val="single" w:sz="4" w:space="10" w:color="CCCCCC"/>
            <w:left w:val="single" w:sz="4" w:space="10" w:color="CCCCCC"/>
            <w:bottom w:val="single" w:sz="4" w:space="10" w:color="CCCCCC"/>
            <w:right w:val="single" w:sz="4" w:space="10" w:color="CCCCCC"/>
          </w:divBdr>
          <w:divsChild>
            <w:div w:id="239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4861">
      <w:bodyDiv w:val="1"/>
      <w:marLeft w:val="0"/>
      <w:marRight w:val="0"/>
      <w:marTop w:val="0"/>
      <w:marBottom w:val="0"/>
      <w:divBdr>
        <w:top w:val="none" w:sz="0" w:space="0" w:color="auto"/>
        <w:left w:val="none" w:sz="0" w:space="0" w:color="auto"/>
        <w:bottom w:val="none" w:sz="0" w:space="0" w:color="auto"/>
        <w:right w:val="none" w:sz="0" w:space="0" w:color="auto"/>
      </w:divBdr>
    </w:div>
    <w:div w:id="360252179">
      <w:bodyDiv w:val="1"/>
      <w:marLeft w:val="0"/>
      <w:marRight w:val="0"/>
      <w:marTop w:val="0"/>
      <w:marBottom w:val="0"/>
      <w:divBdr>
        <w:top w:val="none" w:sz="0" w:space="0" w:color="auto"/>
        <w:left w:val="none" w:sz="0" w:space="0" w:color="auto"/>
        <w:bottom w:val="none" w:sz="0" w:space="0" w:color="auto"/>
        <w:right w:val="none" w:sz="0" w:space="0" w:color="auto"/>
      </w:divBdr>
      <w:divsChild>
        <w:div w:id="856236312">
          <w:marLeft w:val="0"/>
          <w:marRight w:val="0"/>
          <w:marTop w:val="0"/>
          <w:marBottom w:val="242"/>
          <w:divBdr>
            <w:top w:val="single" w:sz="4" w:space="10" w:color="CCCCCC"/>
            <w:left w:val="single" w:sz="4" w:space="10" w:color="CCCCCC"/>
            <w:bottom w:val="single" w:sz="4" w:space="10" w:color="CCCCCC"/>
            <w:right w:val="single" w:sz="4" w:space="10" w:color="CCCCCC"/>
          </w:divBdr>
          <w:divsChild>
            <w:div w:id="77798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1266">
      <w:bodyDiv w:val="1"/>
      <w:marLeft w:val="0"/>
      <w:marRight w:val="0"/>
      <w:marTop w:val="0"/>
      <w:marBottom w:val="0"/>
      <w:divBdr>
        <w:top w:val="none" w:sz="0" w:space="0" w:color="auto"/>
        <w:left w:val="none" w:sz="0" w:space="0" w:color="auto"/>
        <w:bottom w:val="none" w:sz="0" w:space="0" w:color="auto"/>
        <w:right w:val="none" w:sz="0" w:space="0" w:color="auto"/>
      </w:divBdr>
    </w:div>
    <w:div w:id="672031432">
      <w:bodyDiv w:val="1"/>
      <w:marLeft w:val="0"/>
      <w:marRight w:val="0"/>
      <w:marTop w:val="0"/>
      <w:marBottom w:val="0"/>
      <w:divBdr>
        <w:top w:val="none" w:sz="0" w:space="0" w:color="auto"/>
        <w:left w:val="none" w:sz="0" w:space="0" w:color="auto"/>
        <w:bottom w:val="none" w:sz="0" w:space="0" w:color="auto"/>
        <w:right w:val="none" w:sz="0" w:space="0" w:color="auto"/>
      </w:divBdr>
    </w:div>
    <w:div w:id="747578357">
      <w:bodyDiv w:val="1"/>
      <w:marLeft w:val="0"/>
      <w:marRight w:val="0"/>
      <w:marTop w:val="0"/>
      <w:marBottom w:val="0"/>
      <w:divBdr>
        <w:top w:val="none" w:sz="0" w:space="0" w:color="auto"/>
        <w:left w:val="none" w:sz="0" w:space="0" w:color="auto"/>
        <w:bottom w:val="none" w:sz="0" w:space="0" w:color="auto"/>
        <w:right w:val="none" w:sz="0" w:space="0" w:color="auto"/>
      </w:divBdr>
    </w:div>
    <w:div w:id="772827278">
      <w:bodyDiv w:val="1"/>
      <w:marLeft w:val="0"/>
      <w:marRight w:val="0"/>
      <w:marTop w:val="0"/>
      <w:marBottom w:val="0"/>
      <w:divBdr>
        <w:top w:val="none" w:sz="0" w:space="0" w:color="auto"/>
        <w:left w:val="none" w:sz="0" w:space="0" w:color="auto"/>
        <w:bottom w:val="none" w:sz="0" w:space="0" w:color="auto"/>
        <w:right w:val="none" w:sz="0" w:space="0" w:color="auto"/>
      </w:divBdr>
    </w:div>
    <w:div w:id="825165719">
      <w:bodyDiv w:val="1"/>
      <w:marLeft w:val="0"/>
      <w:marRight w:val="0"/>
      <w:marTop w:val="0"/>
      <w:marBottom w:val="0"/>
      <w:divBdr>
        <w:top w:val="none" w:sz="0" w:space="0" w:color="auto"/>
        <w:left w:val="none" w:sz="0" w:space="0" w:color="auto"/>
        <w:bottom w:val="none" w:sz="0" w:space="0" w:color="auto"/>
        <w:right w:val="none" w:sz="0" w:space="0" w:color="auto"/>
      </w:divBdr>
    </w:div>
    <w:div w:id="858156489">
      <w:bodyDiv w:val="1"/>
      <w:marLeft w:val="0"/>
      <w:marRight w:val="0"/>
      <w:marTop w:val="0"/>
      <w:marBottom w:val="0"/>
      <w:divBdr>
        <w:top w:val="none" w:sz="0" w:space="0" w:color="auto"/>
        <w:left w:val="none" w:sz="0" w:space="0" w:color="auto"/>
        <w:bottom w:val="none" w:sz="0" w:space="0" w:color="auto"/>
        <w:right w:val="none" w:sz="0" w:space="0" w:color="auto"/>
      </w:divBdr>
    </w:div>
    <w:div w:id="890118454">
      <w:bodyDiv w:val="1"/>
      <w:marLeft w:val="0"/>
      <w:marRight w:val="0"/>
      <w:marTop w:val="0"/>
      <w:marBottom w:val="0"/>
      <w:divBdr>
        <w:top w:val="none" w:sz="0" w:space="0" w:color="auto"/>
        <w:left w:val="none" w:sz="0" w:space="0" w:color="auto"/>
        <w:bottom w:val="none" w:sz="0" w:space="0" w:color="auto"/>
        <w:right w:val="none" w:sz="0" w:space="0" w:color="auto"/>
      </w:divBdr>
      <w:divsChild>
        <w:div w:id="597252777">
          <w:marLeft w:val="0"/>
          <w:marRight w:val="0"/>
          <w:marTop w:val="0"/>
          <w:marBottom w:val="242"/>
          <w:divBdr>
            <w:top w:val="single" w:sz="4" w:space="10" w:color="CCCCCC"/>
            <w:left w:val="single" w:sz="4" w:space="10" w:color="CCCCCC"/>
            <w:bottom w:val="single" w:sz="4" w:space="10" w:color="CCCCCC"/>
            <w:right w:val="single" w:sz="4" w:space="10" w:color="CCCCCC"/>
          </w:divBdr>
          <w:divsChild>
            <w:div w:id="15050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5990">
      <w:bodyDiv w:val="1"/>
      <w:marLeft w:val="0"/>
      <w:marRight w:val="0"/>
      <w:marTop w:val="0"/>
      <w:marBottom w:val="0"/>
      <w:divBdr>
        <w:top w:val="none" w:sz="0" w:space="0" w:color="auto"/>
        <w:left w:val="none" w:sz="0" w:space="0" w:color="auto"/>
        <w:bottom w:val="none" w:sz="0" w:space="0" w:color="auto"/>
        <w:right w:val="none" w:sz="0" w:space="0" w:color="auto"/>
      </w:divBdr>
    </w:div>
    <w:div w:id="1045911428">
      <w:bodyDiv w:val="1"/>
      <w:marLeft w:val="0"/>
      <w:marRight w:val="0"/>
      <w:marTop w:val="0"/>
      <w:marBottom w:val="0"/>
      <w:divBdr>
        <w:top w:val="none" w:sz="0" w:space="0" w:color="auto"/>
        <w:left w:val="none" w:sz="0" w:space="0" w:color="auto"/>
        <w:bottom w:val="none" w:sz="0" w:space="0" w:color="auto"/>
        <w:right w:val="none" w:sz="0" w:space="0" w:color="auto"/>
      </w:divBdr>
    </w:div>
    <w:div w:id="1047489501">
      <w:bodyDiv w:val="1"/>
      <w:marLeft w:val="0"/>
      <w:marRight w:val="0"/>
      <w:marTop w:val="0"/>
      <w:marBottom w:val="0"/>
      <w:divBdr>
        <w:top w:val="none" w:sz="0" w:space="0" w:color="auto"/>
        <w:left w:val="none" w:sz="0" w:space="0" w:color="auto"/>
        <w:bottom w:val="none" w:sz="0" w:space="0" w:color="auto"/>
        <w:right w:val="none" w:sz="0" w:space="0" w:color="auto"/>
      </w:divBdr>
      <w:divsChild>
        <w:div w:id="112604983">
          <w:marLeft w:val="484"/>
          <w:marRight w:val="0"/>
          <w:marTop w:val="0"/>
          <w:marBottom w:val="0"/>
          <w:divBdr>
            <w:top w:val="none" w:sz="0" w:space="0" w:color="auto"/>
            <w:left w:val="none" w:sz="0" w:space="0" w:color="auto"/>
            <w:bottom w:val="none" w:sz="0" w:space="0" w:color="auto"/>
            <w:right w:val="none" w:sz="0" w:space="0" w:color="auto"/>
          </w:divBdr>
        </w:div>
      </w:divsChild>
    </w:div>
    <w:div w:id="1125656201">
      <w:bodyDiv w:val="1"/>
      <w:marLeft w:val="0"/>
      <w:marRight w:val="0"/>
      <w:marTop w:val="0"/>
      <w:marBottom w:val="0"/>
      <w:divBdr>
        <w:top w:val="none" w:sz="0" w:space="0" w:color="auto"/>
        <w:left w:val="none" w:sz="0" w:space="0" w:color="auto"/>
        <w:bottom w:val="none" w:sz="0" w:space="0" w:color="auto"/>
        <w:right w:val="none" w:sz="0" w:space="0" w:color="auto"/>
      </w:divBdr>
      <w:divsChild>
        <w:div w:id="253636236">
          <w:marLeft w:val="0"/>
          <w:marRight w:val="0"/>
          <w:marTop w:val="0"/>
          <w:marBottom w:val="242"/>
          <w:divBdr>
            <w:top w:val="single" w:sz="4" w:space="10" w:color="CCCCCC"/>
            <w:left w:val="single" w:sz="4" w:space="10" w:color="CCCCCC"/>
            <w:bottom w:val="single" w:sz="4" w:space="10" w:color="CCCCCC"/>
            <w:right w:val="single" w:sz="4" w:space="10" w:color="CCCCCC"/>
          </w:divBdr>
          <w:divsChild>
            <w:div w:id="14426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7566">
      <w:bodyDiv w:val="1"/>
      <w:marLeft w:val="0"/>
      <w:marRight w:val="0"/>
      <w:marTop w:val="0"/>
      <w:marBottom w:val="0"/>
      <w:divBdr>
        <w:top w:val="none" w:sz="0" w:space="0" w:color="auto"/>
        <w:left w:val="none" w:sz="0" w:space="0" w:color="auto"/>
        <w:bottom w:val="none" w:sz="0" w:space="0" w:color="auto"/>
        <w:right w:val="none" w:sz="0" w:space="0" w:color="auto"/>
      </w:divBdr>
      <w:divsChild>
        <w:div w:id="1398938194">
          <w:marLeft w:val="0"/>
          <w:marRight w:val="0"/>
          <w:marTop w:val="0"/>
          <w:marBottom w:val="242"/>
          <w:divBdr>
            <w:top w:val="single" w:sz="4" w:space="10" w:color="CCCCCC"/>
            <w:left w:val="single" w:sz="4" w:space="10" w:color="CCCCCC"/>
            <w:bottom w:val="single" w:sz="4" w:space="10" w:color="CCCCCC"/>
            <w:right w:val="single" w:sz="4" w:space="10" w:color="CCCCCC"/>
          </w:divBdr>
          <w:divsChild>
            <w:div w:id="1872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18670">
      <w:bodyDiv w:val="1"/>
      <w:marLeft w:val="0"/>
      <w:marRight w:val="0"/>
      <w:marTop w:val="0"/>
      <w:marBottom w:val="0"/>
      <w:divBdr>
        <w:top w:val="none" w:sz="0" w:space="0" w:color="auto"/>
        <w:left w:val="none" w:sz="0" w:space="0" w:color="auto"/>
        <w:bottom w:val="none" w:sz="0" w:space="0" w:color="auto"/>
        <w:right w:val="none" w:sz="0" w:space="0" w:color="auto"/>
      </w:divBdr>
    </w:div>
    <w:div w:id="1333945876">
      <w:bodyDiv w:val="1"/>
      <w:marLeft w:val="0"/>
      <w:marRight w:val="0"/>
      <w:marTop w:val="0"/>
      <w:marBottom w:val="0"/>
      <w:divBdr>
        <w:top w:val="none" w:sz="0" w:space="0" w:color="auto"/>
        <w:left w:val="none" w:sz="0" w:space="0" w:color="auto"/>
        <w:bottom w:val="none" w:sz="0" w:space="0" w:color="auto"/>
        <w:right w:val="none" w:sz="0" w:space="0" w:color="auto"/>
      </w:divBdr>
      <w:divsChild>
        <w:div w:id="655915198">
          <w:marLeft w:val="0"/>
          <w:marRight w:val="0"/>
          <w:marTop w:val="0"/>
          <w:marBottom w:val="242"/>
          <w:divBdr>
            <w:top w:val="single" w:sz="4" w:space="10" w:color="CCCCCC"/>
            <w:left w:val="single" w:sz="4" w:space="10" w:color="CCCCCC"/>
            <w:bottom w:val="single" w:sz="4" w:space="10" w:color="CCCCCC"/>
            <w:right w:val="single" w:sz="4" w:space="10" w:color="CCCCCC"/>
          </w:divBdr>
          <w:divsChild>
            <w:div w:id="15058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3912">
      <w:bodyDiv w:val="1"/>
      <w:marLeft w:val="0"/>
      <w:marRight w:val="0"/>
      <w:marTop w:val="0"/>
      <w:marBottom w:val="0"/>
      <w:divBdr>
        <w:top w:val="none" w:sz="0" w:space="0" w:color="auto"/>
        <w:left w:val="none" w:sz="0" w:space="0" w:color="auto"/>
        <w:bottom w:val="none" w:sz="0" w:space="0" w:color="auto"/>
        <w:right w:val="none" w:sz="0" w:space="0" w:color="auto"/>
      </w:divBdr>
    </w:div>
    <w:div w:id="1385057833">
      <w:bodyDiv w:val="1"/>
      <w:marLeft w:val="0"/>
      <w:marRight w:val="0"/>
      <w:marTop w:val="0"/>
      <w:marBottom w:val="0"/>
      <w:divBdr>
        <w:top w:val="none" w:sz="0" w:space="0" w:color="auto"/>
        <w:left w:val="none" w:sz="0" w:space="0" w:color="auto"/>
        <w:bottom w:val="none" w:sz="0" w:space="0" w:color="auto"/>
        <w:right w:val="none" w:sz="0" w:space="0" w:color="auto"/>
      </w:divBdr>
    </w:div>
    <w:div w:id="1396276685">
      <w:bodyDiv w:val="1"/>
      <w:marLeft w:val="0"/>
      <w:marRight w:val="0"/>
      <w:marTop w:val="0"/>
      <w:marBottom w:val="0"/>
      <w:divBdr>
        <w:top w:val="none" w:sz="0" w:space="0" w:color="auto"/>
        <w:left w:val="none" w:sz="0" w:space="0" w:color="auto"/>
        <w:bottom w:val="none" w:sz="0" w:space="0" w:color="auto"/>
        <w:right w:val="none" w:sz="0" w:space="0" w:color="auto"/>
      </w:divBdr>
    </w:div>
    <w:div w:id="1438792158">
      <w:bodyDiv w:val="1"/>
      <w:marLeft w:val="0"/>
      <w:marRight w:val="0"/>
      <w:marTop w:val="0"/>
      <w:marBottom w:val="0"/>
      <w:divBdr>
        <w:top w:val="none" w:sz="0" w:space="0" w:color="auto"/>
        <w:left w:val="none" w:sz="0" w:space="0" w:color="auto"/>
        <w:bottom w:val="none" w:sz="0" w:space="0" w:color="auto"/>
        <w:right w:val="none" w:sz="0" w:space="0" w:color="auto"/>
      </w:divBdr>
    </w:div>
    <w:div w:id="1672442445">
      <w:bodyDiv w:val="1"/>
      <w:marLeft w:val="0"/>
      <w:marRight w:val="0"/>
      <w:marTop w:val="0"/>
      <w:marBottom w:val="0"/>
      <w:divBdr>
        <w:top w:val="none" w:sz="0" w:space="0" w:color="auto"/>
        <w:left w:val="none" w:sz="0" w:space="0" w:color="auto"/>
        <w:bottom w:val="none" w:sz="0" w:space="0" w:color="auto"/>
        <w:right w:val="none" w:sz="0" w:space="0" w:color="auto"/>
      </w:divBdr>
    </w:div>
    <w:div w:id="1817801051">
      <w:bodyDiv w:val="1"/>
      <w:marLeft w:val="0"/>
      <w:marRight w:val="0"/>
      <w:marTop w:val="0"/>
      <w:marBottom w:val="0"/>
      <w:divBdr>
        <w:top w:val="none" w:sz="0" w:space="0" w:color="auto"/>
        <w:left w:val="none" w:sz="0" w:space="0" w:color="auto"/>
        <w:bottom w:val="none" w:sz="0" w:space="0" w:color="auto"/>
        <w:right w:val="none" w:sz="0" w:space="0" w:color="auto"/>
      </w:divBdr>
    </w:div>
    <w:div w:id="1949508576">
      <w:bodyDiv w:val="1"/>
      <w:marLeft w:val="0"/>
      <w:marRight w:val="0"/>
      <w:marTop w:val="0"/>
      <w:marBottom w:val="0"/>
      <w:divBdr>
        <w:top w:val="none" w:sz="0" w:space="0" w:color="auto"/>
        <w:left w:val="none" w:sz="0" w:space="0" w:color="auto"/>
        <w:bottom w:val="none" w:sz="0" w:space="0" w:color="auto"/>
        <w:right w:val="none" w:sz="0" w:space="0" w:color="auto"/>
      </w:divBdr>
    </w:div>
    <w:div w:id="1952737826">
      <w:bodyDiv w:val="1"/>
      <w:marLeft w:val="0"/>
      <w:marRight w:val="0"/>
      <w:marTop w:val="0"/>
      <w:marBottom w:val="0"/>
      <w:divBdr>
        <w:top w:val="none" w:sz="0" w:space="0" w:color="auto"/>
        <w:left w:val="none" w:sz="0" w:space="0" w:color="auto"/>
        <w:bottom w:val="none" w:sz="0" w:space="0" w:color="auto"/>
        <w:right w:val="none" w:sz="0" w:space="0" w:color="auto"/>
      </w:divBdr>
    </w:div>
    <w:div w:id="2078436633">
      <w:bodyDiv w:val="1"/>
      <w:marLeft w:val="0"/>
      <w:marRight w:val="0"/>
      <w:marTop w:val="0"/>
      <w:marBottom w:val="0"/>
      <w:divBdr>
        <w:top w:val="none" w:sz="0" w:space="0" w:color="auto"/>
        <w:left w:val="none" w:sz="0" w:space="0" w:color="auto"/>
        <w:bottom w:val="none" w:sz="0" w:space="0" w:color="auto"/>
        <w:right w:val="none" w:sz="0" w:space="0" w:color="auto"/>
      </w:divBdr>
      <w:divsChild>
        <w:div w:id="1671329767">
          <w:marLeft w:val="0"/>
          <w:marRight w:val="0"/>
          <w:marTop w:val="0"/>
          <w:marBottom w:val="242"/>
          <w:divBdr>
            <w:top w:val="single" w:sz="4" w:space="10" w:color="CCCCCC"/>
            <w:left w:val="single" w:sz="4" w:space="10" w:color="CCCCCC"/>
            <w:bottom w:val="single" w:sz="4" w:space="10" w:color="CCCCCC"/>
            <w:right w:val="single" w:sz="4" w:space="10" w:color="CCCCCC"/>
          </w:divBdr>
          <w:divsChild>
            <w:div w:id="2023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8226">
      <w:bodyDiv w:val="1"/>
      <w:marLeft w:val="0"/>
      <w:marRight w:val="0"/>
      <w:marTop w:val="0"/>
      <w:marBottom w:val="0"/>
      <w:divBdr>
        <w:top w:val="none" w:sz="0" w:space="0" w:color="auto"/>
        <w:left w:val="none" w:sz="0" w:space="0" w:color="auto"/>
        <w:bottom w:val="none" w:sz="0" w:space="0" w:color="auto"/>
        <w:right w:val="none" w:sz="0" w:space="0" w:color="auto"/>
      </w:divBdr>
    </w:div>
    <w:div w:id="2125882450">
      <w:bodyDiv w:val="1"/>
      <w:marLeft w:val="0"/>
      <w:marRight w:val="0"/>
      <w:marTop w:val="0"/>
      <w:marBottom w:val="0"/>
      <w:divBdr>
        <w:top w:val="none" w:sz="0" w:space="0" w:color="auto"/>
        <w:left w:val="none" w:sz="0" w:space="0" w:color="auto"/>
        <w:bottom w:val="none" w:sz="0" w:space="0" w:color="auto"/>
        <w:right w:val="none" w:sz="0" w:space="0" w:color="auto"/>
      </w:divBdr>
    </w:div>
    <w:div w:id="214376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yte-notes.com/components-computer-system" TargetMode="Externa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hyperlink" Target="http://www.webopedia.com/TERM/K/keyboard.htm" TargetMode="External"/><Relationship Id="rId21" Type="http://schemas.openxmlformats.org/officeDocument/2006/relationships/image" Target="media/image8.jpeg"/><Relationship Id="rId34" Type="http://schemas.openxmlformats.org/officeDocument/2006/relationships/hyperlink" Target="http://www.webopedia.com/TERM/M/Mbps.htm" TargetMode="External"/><Relationship Id="rId42" Type="http://schemas.openxmlformats.org/officeDocument/2006/relationships/image" Target="media/image18.gif"/><Relationship Id="rId47" Type="http://schemas.openxmlformats.org/officeDocument/2006/relationships/hyperlink" Target="http://whatis.techtarget.com/definition/rack-mounted" TargetMode="External"/><Relationship Id="rId50" Type="http://schemas.openxmlformats.org/officeDocument/2006/relationships/hyperlink" Target="https://computer.howstuffworks.com/bios.htm" TargetMode="External"/><Relationship Id="rId55" Type="http://schemas.openxmlformats.org/officeDocument/2006/relationships/image" Target="media/image24.png"/><Relationship Id="rId63" Type="http://schemas.openxmlformats.org/officeDocument/2006/relationships/hyperlink" Target="https://winaero.com/blog/wp-content/uploads/2016/10/cpu-info-msinfo32.png" TargetMode="External"/><Relationship Id="rId68" Type="http://schemas.openxmlformats.org/officeDocument/2006/relationships/image" Target="media/image29.png"/><Relationship Id="rId76" Type="http://schemas.openxmlformats.org/officeDocument/2006/relationships/image" Target="media/image32.png"/><Relationship Id="rId84" Type="http://schemas.openxmlformats.org/officeDocument/2006/relationships/image" Target="media/image36.png"/><Relationship Id="rId89"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urbofuture.com/computers/Pcs-system-unit" TargetMode="External"/><Relationship Id="rId29" Type="http://schemas.openxmlformats.org/officeDocument/2006/relationships/image" Target="media/image15.jpeg"/><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www.webopedia.com/TERM/E/external_bus.htm" TargetMode="External"/><Relationship Id="rId37" Type="http://schemas.openxmlformats.org/officeDocument/2006/relationships/hyperlink" Target="http://www.webopedia.com/TERM/M/mouse.htm" TargetMode="External"/><Relationship Id="rId40" Type="http://schemas.openxmlformats.org/officeDocument/2006/relationships/hyperlink" Target="http://www.webopedia.com/TERM/P/plug_and_play.htm" TargetMode="External"/><Relationship Id="rId45" Type="http://schemas.openxmlformats.org/officeDocument/2006/relationships/hyperlink" Target="http://whatis.techtarget.com/definition/rack-server-rack-mounted-server" TargetMode="External"/><Relationship Id="rId53" Type="http://schemas.openxmlformats.org/officeDocument/2006/relationships/image" Target="media/image22.png"/><Relationship Id="rId58" Type="http://schemas.openxmlformats.org/officeDocument/2006/relationships/hyperlink" Target="https://winaero.com/blog/wp-content/uploads/2016/10/cpu-wmic.png" TargetMode="External"/><Relationship Id="rId66" Type="http://schemas.openxmlformats.org/officeDocument/2006/relationships/hyperlink" Target="https://www.tenforums.com/tutorials/3326-settings-open-windows-10-a.html" TargetMode="External"/><Relationship Id="rId74" Type="http://schemas.openxmlformats.org/officeDocument/2006/relationships/hyperlink" Target="https://www.maketecheasier.com/get-bios-version-information-in-windows/" TargetMode="External"/><Relationship Id="rId79" Type="http://schemas.openxmlformats.org/officeDocument/2006/relationships/image" Target="media/image34.png"/><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s://winaero.com/blog/wp-content/uploads/2015/10/Windows-10-msinfo32.png" TargetMode="External"/><Relationship Id="rId82" Type="http://schemas.openxmlformats.org/officeDocument/2006/relationships/hyperlink" Target="https://www.binarytides.com/linux-commands-hardware-info/" TargetMode="External"/><Relationship Id="rId90" Type="http://schemas.openxmlformats.org/officeDocument/2006/relationships/image" Target="media/image42.png"/><Relationship Id="rId19" Type="http://schemas.openxmlformats.org/officeDocument/2006/relationships/image" Target="media/image6.gif"/><Relationship Id="rId14" Type="http://schemas.openxmlformats.org/officeDocument/2006/relationships/hyperlink" Target="https://www.computerhope.com/issues/ch001355.htm"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www.webopedia.com/TERM/P/port.htm" TargetMode="External"/><Relationship Id="rId43" Type="http://schemas.openxmlformats.org/officeDocument/2006/relationships/image" Target="media/image19.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hyperlink" Target="http://[b][url]https/www.tenforums.com/tutorials/3326-settings-open-windows-10-a.html%5b/url%5d%5b/B%5d" TargetMode="External"/><Relationship Id="rId77"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www.simplehow.tips/a/44/how-to-view-system-information-on-windows10" TargetMode="External"/><Relationship Id="rId72" Type="http://schemas.openxmlformats.org/officeDocument/2006/relationships/hyperlink" Target="https://www.tenforums.com/attachments/tutorials/105829d1476388173-determine-system-memory-size-speed-type-windows-10-a-memory_size_system_information.png?s=a07e44131c9cf4bf64dda5de7192e1a9" TargetMode="External"/><Relationship Id="rId80" Type="http://schemas.openxmlformats.org/officeDocument/2006/relationships/hyperlink" Target="https://www.maketecheasier.com/check-hardware-information-linux/" TargetMode="External"/><Relationship Id="rId85" Type="http://schemas.openxmlformats.org/officeDocument/2006/relationships/image" Target="media/image3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quora.com/What-are-the-components-of-a-system-unit" TargetMode="External"/><Relationship Id="rId25" Type="http://schemas.openxmlformats.org/officeDocument/2006/relationships/hyperlink" Target="http://www.computerhope.com/jargon/r/ram.htm" TargetMode="External"/><Relationship Id="rId33" Type="http://schemas.openxmlformats.org/officeDocument/2006/relationships/hyperlink" Target="http://www.webopedia.com/TERM/D/data_transfer_rate.htm" TargetMode="External"/><Relationship Id="rId38" Type="http://schemas.openxmlformats.org/officeDocument/2006/relationships/hyperlink" Target="http://www.webopedia.com/TERM/M/modem.htm" TargetMode="External"/><Relationship Id="rId46" Type="http://schemas.openxmlformats.org/officeDocument/2006/relationships/hyperlink" Target="http://searchdatacenter.techtarget.com/definition/blade-server" TargetMode="External"/><Relationship Id="rId59" Type="http://schemas.openxmlformats.org/officeDocument/2006/relationships/image" Target="media/image26.png"/><Relationship Id="rId67" Type="http://schemas.openxmlformats.org/officeDocument/2006/relationships/hyperlink" Target="https://www.tenforums.com/attachments/tutorials/105828d1476388173-determine-system-memory-size-speed-type-windows-10-a-memory_size_settings.png?s=a07e44131c9cf4bf64dda5de7192e1a9" TargetMode="External"/><Relationship Id="rId20" Type="http://schemas.openxmlformats.org/officeDocument/2006/relationships/image" Target="media/image7.jpeg"/><Relationship Id="rId41" Type="http://schemas.openxmlformats.org/officeDocument/2006/relationships/hyperlink" Target="http://www.webopedia.com/TERM/H/hot_plugging.htm" TargetMode="External"/><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hyperlink" Target="https://www.tenforums.com/attachments/tutorials/105827d1476388173-determine-system-memory-size-speed-type-windows-10-a-memory_size_control_panel.png?s=a07e44131c9cf4bf64dda5de7192e1a9" TargetMode="External"/><Relationship Id="rId75" Type="http://schemas.openxmlformats.org/officeDocument/2006/relationships/hyperlink" Target="https://winaero.com/blog/get-bios-information-via-command-prompt-in-windows-10/" TargetMode="External"/><Relationship Id="rId83" Type="http://schemas.openxmlformats.org/officeDocument/2006/relationships/image" Target="media/image35.png"/><Relationship Id="rId88" Type="http://schemas.openxmlformats.org/officeDocument/2006/relationships/image" Target="media/image40.jpeg"/><Relationship Id="rId91"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eople.bu.edu/baws/computer%20hardware.html" TargetMode="Externa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hyperlink" Target="http://www.webopedia.com/TERM/P/peripheral_device.htm" TargetMode="External"/><Relationship Id="rId49" Type="http://schemas.openxmlformats.org/officeDocument/2006/relationships/hyperlink" Target="https://www.dell.com/support/article/in/en/indhs1/sln284433/what-is-bios-and-how-to-update-the-bios-on-your-dell-system?lang=en" TargetMode="External"/><Relationship Id="rId57" Type="http://schemas.openxmlformats.org/officeDocument/2006/relationships/hyperlink" Target="https://winaero.com/blog/get-cpu-information-via-command-prompt-in-windows-10/" TargetMode="External"/><Relationship Id="rId10" Type="http://schemas.openxmlformats.org/officeDocument/2006/relationships/hyperlink" Target="http://en.wikipedia.org/wiki/Computer_software" TargetMode="External"/><Relationship Id="rId31" Type="http://schemas.openxmlformats.org/officeDocument/2006/relationships/image" Target="media/image17.jpeg"/><Relationship Id="rId44" Type="http://schemas.openxmlformats.org/officeDocument/2006/relationships/hyperlink" Target="http://whatis.techtarget.com/definition/server" TargetMode="External"/><Relationship Id="rId52" Type="http://schemas.openxmlformats.org/officeDocument/2006/relationships/image" Target="media/image21.png"/><Relationship Id="rId60" Type="http://schemas.openxmlformats.org/officeDocument/2006/relationships/hyperlink" Target="https://winaero.com/blog/ultimate-list-of-all-windows-keyboard-shortcuts-with-win-keys/" TargetMode="External"/><Relationship Id="rId65" Type="http://schemas.openxmlformats.org/officeDocument/2006/relationships/hyperlink" Target="https://www.tenforums.com/tutorials/66809-determine-system-memory-size-speed-type-windows-10-a.html" TargetMode="External"/><Relationship Id="rId73" Type="http://schemas.openxmlformats.org/officeDocument/2006/relationships/image" Target="media/image31.png"/><Relationship Id="rId78" Type="http://schemas.openxmlformats.org/officeDocument/2006/relationships/hyperlink" Target="https://support.kaspersky.com/6325" TargetMode="External"/><Relationship Id="rId81" Type="http://schemas.openxmlformats.org/officeDocument/2006/relationships/hyperlink" Target="https://poweruphosting.com/blog/linux-hardware-info/" TargetMode="External"/><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8EDC4-18D3-44B6-AF65-88AFCE8F8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33</Pages>
  <Words>2704</Words>
  <Characters>15414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Yugandhar Yetham</dc:creator>
  <cp:keywords/>
  <dc:description/>
  <cp:lastModifiedBy>arun kumar</cp:lastModifiedBy>
  <cp:revision>25</cp:revision>
  <dcterms:created xsi:type="dcterms:W3CDTF">2018-10-03T04:05:00Z</dcterms:created>
  <dcterms:modified xsi:type="dcterms:W3CDTF">2018-10-12T13:22:00Z</dcterms:modified>
</cp:coreProperties>
</file>